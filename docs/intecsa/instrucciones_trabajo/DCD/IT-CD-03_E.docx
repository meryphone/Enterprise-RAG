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D4B" w:rsidRDefault="00DC3D4B" w:rsidP="0015243F">
      <w:pPr>
        <w:ind w:right="-2"/>
        <w:rPr>
          <w:rFonts w:ascii="Arial" w:hAnsi="Arial"/>
          <w:sz w:val="22"/>
        </w:rPr>
      </w:pPr>
      <w:bookmarkStart w:id="0" w:name="_GoBack"/>
      <w:bookmarkEnd w:id="0"/>
    </w:p>
    <w:p w:rsidR="006E18BB" w:rsidRPr="000D41C9" w:rsidRDefault="006E18BB" w:rsidP="0015243F">
      <w:pPr>
        <w:ind w:right="-2"/>
        <w:jc w:val="center"/>
        <w:rPr>
          <w:rFonts w:ascii="Arial" w:hAnsi="Arial"/>
          <w:b/>
          <w:sz w:val="22"/>
          <w:szCs w:val="22"/>
        </w:rPr>
      </w:pPr>
      <w:r w:rsidRPr="000D41C9">
        <w:rPr>
          <w:rFonts w:ascii="Arial" w:hAnsi="Arial"/>
          <w:b/>
          <w:sz w:val="22"/>
          <w:szCs w:val="22"/>
          <w:u w:val="single"/>
        </w:rPr>
        <w:t>INDICE</w:t>
      </w:r>
    </w:p>
    <w:p w:rsidR="006E18BB" w:rsidRPr="000D41C9" w:rsidRDefault="006E18BB" w:rsidP="0015243F">
      <w:pPr>
        <w:ind w:right="-2"/>
        <w:rPr>
          <w:rFonts w:ascii="Arial" w:hAnsi="Arial"/>
          <w:sz w:val="22"/>
          <w:szCs w:val="22"/>
        </w:rPr>
      </w:pPr>
    </w:p>
    <w:p w:rsidR="006E18BB" w:rsidRPr="000D41C9" w:rsidRDefault="006E18BB" w:rsidP="0015243F">
      <w:pPr>
        <w:ind w:right="-2"/>
        <w:rPr>
          <w:rFonts w:ascii="Arial" w:hAnsi="Arial"/>
          <w:sz w:val="22"/>
          <w:szCs w:val="22"/>
        </w:rPr>
      </w:pPr>
    </w:p>
    <w:p w:rsidR="006E18BB" w:rsidRPr="000D41C9" w:rsidRDefault="006E18BB" w:rsidP="0015243F">
      <w:pPr>
        <w:ind w:right="-2"/>
        <w:rPr>
          <w:rFonts w:ascii="Arial" w:hAnsi="Arial"/>
          <w:sz w:val="22"/>
          <w:szCs w:val="22"/>
        </w:rPr>
      </w:pPr>
    </w:p>
    <w:p w:rsidR="00774D92" w:rsidRPr="000D41C9" w:rsidRDefault="00774D92" w:rsidP="0015243F">
      <w:pPr>
        <w:numPr>
          <w:ilvl w:val="0"/>
          <w:numId w:val="21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r w:rsidRPr="000D41C9">
        <w:rPr>
          <w:rFonts w:ascii="Arial" w:hAnsi="Arial" w:cs="Arial"/>
          <w:b/>
          <w:sz w:val="22"/>
          <w:szCs w:val="22"/>
        </w:rPr>
        <w:t>OBJETO Y ALCANCE</w:t>
      </w:r>
    </w:p>
    <w:p w:rsidR="00774D92" w:rsidRPr="000D41C9" w:rsidRDefault="00774D92" w:rsidP="0015243F">
      <w:pPr>
        <w:ind w:right="-2"/>
        <w:jc w:val="both"/>
        <w:rPr>
          <w:rFonts w:ascii="Arial" w:hAnsi="Arial" w:cs="Arial"/>
          <w:b/>
          <w:sz w:val="22"/>
          <w:szCs w:val="22"/>
        </w:rPr>
      </w:pPr>
    </w:p>
    <w:p w:rsidR="000D41C9" w:rsidRPr="000D41C9" w:rsidRDefault="000D41C9" w:rsidP="0015243F">
      <w:pPr>
        <w:ind w:right="-2"/>
        <w:jc w:val="both"/>
        <w:rPr>
          <w:rFonts w:ascii="Arial" w:hAnsi="Arial" w:cs="Arial"/>
          <w:b/>
          <w:sz w:val="22"/>
          <w:szCs w:val="22"/>
        </w:rPr>
      </w:pPr>
    </w:p>
    <w:p w:rsidR="006E18BB" w:rsidRPr="000D41C9" w:rsidRDefault="000D41C9" w:rsidP="0015243F">
      <w:pPr>
        <w:numPr>
          <w:ilvl w:val="0"/>
          <w:numId w:val="21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r w:rsidRPr="000D41C9">
        <w:rPr>
          <w:rFonts w:ascii="Arial" w:hAnsi="Arial" w:cs="Arial"/>
          <w:b/>
          <w:sz w:val="22"/>
          <w:szCs w:val="22"/>
        </w:rPr>
        <w:t>DEFINICIONES</w:t>
      </w:r>
    </w:p>
    <w:p w:rsidR="0058126E" w:rsidRPr="000D41C9" w:rsidRDefault="0058126E" w:rsidP="0015243F">
      <w:pPr>
        <w:ind w:right="-2"/>
        <w:jc w:val="both"/>
        <w:rPr>
          <w:rFonts w:ascii="Arial" w:hAnsi="Arial"/>
          <w:sz w:val="22"/>
          <w:szCs w:val="22"/>
        </w:rPr>
      </w:pPr>
    </w:p>
    <w:p w:rsidR="000D41C9" w:rsidRPr="000D41C9" w:rsidRDefault="000D41C9" w:rsidP="0015243F">
      <w:pPr>
        <w:ind w:right="-2"/>
        <w:jc w:val="both"/>
        <w:rPr>
          <w:rFonts w:ascii="Arial" w:hAnsi="Arial"/>
          <w:sz w:val="22"/>
          <w:szCs w:val="22"/>
        </w:rPr>
      </w:pPr>
    </w:p>
    <w:p w:rsidR="006E18BB" w:rsidRPr="000D41C9" w:rsidRDefault="004A57A9" w:rsidP="0015243F">
      <w:pPr>
        <w:numPr>
          <w:ilvl w:val="0"/>
          <w:numId w:val="21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CONTENIDO PLANTILLA </w:t>
      </w:r>
      <w:proofErr w:type="spellStart"/>
      <w:r>
        <w:rPr>
          <w:rFonts w:ascii="Arial" w:hAnsi="Arial" w:cs="Arial"/>
          <w:b/>
          <w:sz w:val="22"/>
          <w:szCs w:val="22"/>
        </w:rPr>
        <w:t>I</w:t>
      </w:r>
      <w:r w:rsidR="0042221E">
        <w:rPr>
          <w:rFonts w:ascii="Arial" w:hAnsi="Arial" w:cs="Arial"/>
          <w:b/>
          <w:sz w:val="22"/>
          <w:szCs w:val="22"/>
        </w:rPr>
        <w:t>ndice</w:t>
      </w:r>
      <w:proofErr w:type="spellEnd"/>
      <w:r w:rsidR="0042221E">
        <w:rPr>
          <w:rFonts w:ascii="Arial" w:hAnsi="Arial" w:cs="Arial"/>
          <w:b/>
          <w:sz w:val="22"/>
          <w:szCs w:val="22"/>
        </w:rPr>
        <w:t xml:space="preserve"> de Proveedores</w:t>
      </w:r>
    </w:p>
    <w:p w:rsidR="000D41C9" w:rsidRPr="000D41C9" w:rsidRDefault="000D41C9" w:rsidP="000D41C9">
      <w:pPr>
        <w:pStyle w:val="Prrafodelista"/>
        <w:rPr>
          <w:rFonts w:ascii="Arial" w:hAnsi="Arial" w:cs="Arial"/>
          <w:b/>
          <w:sz w:val="22"/>
          <w:szCs w:val="22"/>
        </w:rPr>
      </w:pPr>
    </w:p>
    <w:p w:rsidR="000D41C9" w:rsidRPr="000D41C9" w:rsidRDefault="000D41C9" w:rsidP="000D41C9">
      <w:pPr>
        <w:ind w:left="1440" w:right="-2"/>
        <w:jc w:val="both"/>
        <w:rPr>
          <w:rFonts w:ascii="Arial" w:hAnsi="Arial" w:cs="Arial"/>
          <w:b/>
          <w:sz w:val="22"/>
          <w:szCs w:val="22"/>
        </w:rPr>
      </w:pPr>
      <w:r w:rsidRPr="000D41C9">
        <w:rPr>
          <w:rFonts w:ascii="Arial" w:hAnsi="Arial" w:cs="Arial"/>
          <w:b/>
          <w:sz w:val="22"/>
          <w:szCs w:val="22"/>
        </w:rPr>
        <w:t>3.1.</w:t>
      </w:r>
      <w:r w:rsidRPr="000D41C9">
        <w:rPr>
          <w:rFonts w:ascii="Arial" w:hAnsi="Arial" w:cs="Arial"/>
          <w:b/>
          <w:sz w:val="22"/>
          <w:szCs w:val="22"/>
        </w:rPr>
        <w:tab/>
      </w:r>
      <w:r w:rsidR="00170129">
        <w:rPr>
          <w:rFonts w:ascii="Arial" w:hAnsi="Arial" w:cs="Arial"/>
          <w:b/>
          <w:sz w:val="22"/>
          <w:szCs w:val="22"/>
        </w:rPr>
        <w:t xml:space="preserve">Hoja PORTADA / </w:t>
      </w:r>
      <w:r w:rsidR="004A57A9">
        <w:rPr>
          <w:rFonts w:ascii="Arial" w:hAnsi="Arial" w:cs="Arial"/>
          <w:b/>
          <w:sz w:val="22"/>
          <w:szCs w:val="22"/>
        </w:rPr>
        <w:t>COVER</w:t>
      </w:r>
    </w:p>
    <w:p w:rsidR="000D41C9" w:rsidRPr="000D41C9" w:rsidRDefault="000D41C9" w:rsidP="000D41C9">
      <w:pPr>
        <w:ind w:left="1440" w:right="-2"/>
        <w:jc w:val="both"/>
        <w:rPr>
          <w:rFonts w:ascii="Arial" w:hAnsi="Arial" w:cs="Arial"/>
          <w:b/>
          <w:sz w:val="22"/>
          <w:szCs w:val="22"/>
        </w:rPr>
      </w:pPr>
    </w:p>
    <w:p w:rsidR="004A57A9" w:rsidRDefault="000D41C9" w:rsidP="000D41C9">
      <w:pPr>
        <w:ind w:left="1440" w:right="-2"/>
        <w:jc w:val="both"/>
        <w:rPr>
          <w:rFonts w:ascii="Arial" w:hAnsi="Arial" w:cs="Arial"/>
          <w:b/>
          <w:sz w:val="22"/>
          <w:szCs w:val="22"/>
        </w:rPr>
      </w:pPr>
      <w:r w:rsidRPr="000D41C9">
        <w:rPr>
          <w:rFonts w:ascii="Arial" w:hAnsi="Arial" w:cs="Arial"/>
          <w:b/>
          <w:sz w:val="22"/>
          <w:szCs w:val="22"/>
        </w:rPr>
        <w:t>3.2.</w:t>
      </w:r>
      <w:r w:rsidRPr="000D41C9">
        <w:rPr>
          <w:rFonts w:ascii="Arial" w:hAnsi="Arial" w:cs="Arial"/>
          <w:b/>
          <w:sz w:val="22"/>
          <w:szCs w:val="22"/>
        </w:rPr>
        <w:tab/>
      </w:r>
      <w:r w:rsidR="00170129">
        <w:rPr>
          <w:rFonts w:ascii="Arial" w:hAnsi="Arial" w:cs="Arial"/>
          <w:b/>
          <w:sz w:val="22"/>
          <w:szCs w:val="22"/>
        </w:rPr>
        <w:t xml:space="preserve">Hoja INDICE / </w:t>
      </w:r>
      <w:r w:rsidR="004A57A9">
        <w:rPr>
          <w:rFonts w:ascii="Arial" w:hAnsi="Arial" w:cs="Arial"/>
          <w:b/>
          <w:sz w:val="22"/>
          <w:szCs w:val="22"/>
        </w:rPr>
        <w:t>NDEX</w:t>
      </w:r>
    </w:p>
    <w:p w:rsidR="004A57A9" w:rsidRDefault="004A57A9" w:rsidP="000D41C9">
      <w:pPr>
        <w:ind w:left="1440" w:right="-2"/>
        <w:jc w:val="both"/>
        <w:rPr>
          <w:rFonts w:ascii="Arial" w:hAnsi="Arial" w:cs="Arial"/>
          <w:b/>
          <w:sz w:val="22"/>
          <w:szCs w:val="22"/>
        </w:rPr>
      </w:pPr>
    </w:p>
    <w:p w:rsidR="000D41C9" w:rsidRPr="000D41C9" w:rsidRDefault="000D41C9" w:rsidP="000D41C9">
      <w:pPr>
        <w:ind w:left="1440" w:right="-2"/>
        <w:jc w:val="both"/>
        <w:rPr>
          <w:rFonts w:ascii="Arial" w:hAnsi="Arial" w:cs="Arial"/>
          <w:b/>
          <w:sz w:val="22"/>
          <w:szCs w:val="22"/>
        </w:rPr>
      </w:pPr>
      <w:r w:rsidRPr="000D41C9">
        <w:rPr>
          <w:rFonts w:ascii="Arial" w:hAnsi="Arial" w:cs="Arial"/>
          <w:b/>
          <w:sz w:val="22"/>
          <w:szCs w:val="22"/>
        </w:rPr>
        <w:tab/>
        <w:t>3.2.1.</w:t>
      </w:r>
      <w:r w:rsidRPr="000D41C9">
        <w:rPr>
          <w:rFonts w:ascii="Arial" w:hAnsi="Arial" w:cs="Arial"/>
          <w:b/>
          <w:sz w:val="22"/>
          <w:szCs w:val="22"/>
        </w:rPr>
        <w:tab/>
        <w:t xml:space="preserve">Datos </w:t>
      </w:r>
      <w:r w:rsidR="004A57A9">
        <w:rPr>
          <w:rFonts w:ascii="Arial" w:hAnsi="Arial" w:cs="Arial"/>
          <w:b/>
          <w:sz w:val="22"/>
          <w:szCs w:val="22"/>
        </w:rPr>
        <w:t>No cumplimentados por el Proveedor: Cabecera</w:t>
      </w:r>
    </w:p>
    <w:p w:rsidR="000D41C9" w:rsidRPr="000D41C9" w:rsidRDefault="000D41C9" w:rsidP="000D41C9">
      <w:pPr>
        <w:ind w:left="1440" w:right="-2"/>
        <w:jc w:val="both"/>
        <w:rPr>
          <w:rFonts w:ascii="Arial" w:hAnsi="Arial" w:cs="Arial"/>
          <w:b/>
          <w:sz w:val="22"/>
          <w:szCs w:val="22"/>
        </w:rPr>
      </w:pPr>
      <w:r w:rsidRPr="000D41C9">
        <w:rPr>
          <w:rFonts w:ascii="Arial" w:hAnsi="Arial" w:cs="Arial"/>
          <w:b/>
          <w:sz w:val="22"/>
          <w:szCs w:val="22"/>
        </w:rPr>
        <w:tab/>
        <w:t>3.2.2.</w:t>
      </w:r>
      <w:r w:rsidRPr="000D41C9">
        <w:rPr>
          <w:rFonts w:ascii="Arial" w:hAnsi="Arial" w:cs="Arial"/>
          <w:b/>
          <w:sz w:val="22"/>
          <w:szCs w:val="22"/>
        </w:rPr>
        <w:tab/>
      </w:r>
      <w:r w:rsidR="004A57A9">
        <w:rPr>
          <w:rFonts w:ascii="Arial" w:hAnsi="Arial" w:cs="Arial"/>
          <w:b/>
          <w:sz w:val="22"/>
          <w:szCs w:val="22"/>
        </w:rPr>
        <w:t>Datos a cumplimentar por el Proveedor</w:t>
      </w:r>
    </w:p>
    <w:p w:rsidR="0058126E" w:rsidRPr="000D41C9" w:rsidRDefault="0058126E" w:rsidP="0015243F">
      <w:pPr>
        <w:pStyle w:val="Prrafodelista"/>
        <w:ind w:right="-2"/>
        <w:jc w:val="both"/>
        <w:rPr>
          <w:rFonts w:ascii="Arial" w:hAnsi="Arial" w:cs="Arial"/>
          <w:b/>
          <w:sz w:val="22"/>
          <w:szCs w:val="22"/>
        </w:rPr>
      </w:pPr>
    </w:p>
    <w:p w:rsidR="004A57A9" w:rsidRDefault="004A57A9" w:rsidP="004A57A9">
      <w:pPr>
        <w:ind w:left="1440"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3.3.</w:t>
      </w:r>
      <w:r>
        <w:rPr>
          <w:rFonts w:ascii="Arial" w:hAnsi="Arial" w:cs="Arial"/>
          <w:b/>
          <w:sz w:val="22"/>
          <w:szCs w:val="22"/>
        </w:rPr>
        <w:tab/>
        <w:t>Hoja ITEMS</w:t>
      </w:r>
    </w:p>
    <w:p w:rsidR="000D41C9" w:rsidRDefault="000D41C9" w:rsidP="0015243F">
      <w:pPr>
        <w:pStyle w:val="Prrafodelista"/>
        <w:ind w:right="-2"/>
        <w:jc w:val="both"/>
        <w:rPr>
          <w:rFonts w:ascii="Arial" w:hAnsi="Arial" w:cs="Arial"/>
          <w:b/>
          <w:sz w:val="22"/>
          <w:szCs w:val="22"/>
        </w:rPr>
      </w:pPr>
    </w:p>
    <w:p w:rsidR="004A57A9" w:rsidRDefault="004A57A9" w:rsidP="004A57A9">
      <w:pPr>
        <w:ind w:left="1440"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3.4.</w:t>
      </w:r>
      <w:r>
        <w:rPr>
          <w:rFonts w:ascii="Arial" w:hAnsi="Arial" w:cs="Arial"/>
          <w:b/>
          <w:sz w:val="22"/>
          <w:szCs w:val="22"/>
        </w:rPr>
        <w:tab/>
        <w:t>Hoja DATOS</w:t>
      </w:r>
    </w:p>
    <w:p w:rsidR="004A57A9" w:rsidRDefault="004A57A9" w:rsidP="0015243F">
      <w:pPr>
        <w:pStyle w:val="Prrafodelista"/>
        <w:ind w:right="-2"/>
        <w:jc w:val="both"/>
        <w:rPr>
          <w:rFonts w:ascii="Arial" w:hAnsi="Arial" w:cs="Arial"/>
          <w:b/>
          <w:sz w:val="22"/>
          <w:szCs w:val="22"/>
        </w:rPr>
      </w:pPr>
    </w:p>
    <w:p w:rsidR="004A57A9" w:rsidRPr="000D41C9" w:rsidRDefault="004A57A9" w:rsidP="004A57A9">
      <w:pPr>
        <w:ind w:left="1440" w:right="-2"/>
        <w:jc w:val="both"/>
        <w:rPr>
          <w:rFonts w:ascii="Arial" w:hAnsi="Arial" w:cs="Arial"/>
          <w:b/>
          <w:sz w:val="22"/>
          <w:szCs w:val="22"/>
        </w:rPr>
      </w:pPr>
      <w:r w:rsidRPr="000D41C9">
        <w:rPr>
          <w:rFonts w:ascii="Arial" w:hAnsi="Arial" w:cs="Arial"/>
          <w:b/>
          <w:sz w:val="22"/>
          <w:szCs w:val="22"/>
        </w:rPr>
        <w:tab/>
        <w:t>3.</w:t>
      </w:r>
      <w:r>
        <w:rPr>
          <w:rFonts w:ascii="Arial" w:hAnsi="Arial" w:cs="Arial"/>
          <w:b/>
          <w:sz w:val="22"/>
          <w:szCs w:val="22"/>
        </w:rPr>
        <w:t>4.1</w:t>
      </w:r>
      <w:r w:rsidRPr="000D41C9">
        <w:rPr>
          <w:rFonts w:ascii="Arial" w:hAnsi="Arial" w:cs="Arial"/>
          <w:b/>
          <w:sz w:val="22"/>
          <w:szCs w:val="22"/>
        </w:rPr>
        <w:t>.</w:t>
      </w:r>
      <w:r w:rsidRPr="000D41C9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 xml:space="preserve">Columna A: </w:t>
      </w:r>
      <w:proofErr w:type="spellStart"/>
      <w:r>
        <w:rPr>
          <w:rFonts w:ascii="Arial" w:hAnsi="Arial" w:cs="Arial"/>
          <w:b/>
          <w:sz w:val="22"/>
          <w:szCs w:val="22"/>
        </w:rPr>
        <w:t>Items</w:t>
      </w:r>
      <w:proofErr w:type="spellEnd"/>
    </w:p>
    <w:p w:rsidR="004A57A9" w:rsidRPr="000D41C9" w:rsidRDefault="004A57A9" w:rsidP="004A57A9">
      <w:pPr>
        <w:ind w:left="1440" w:right="-2"/>
        <w:jc w:val="both"/>
        <w:rPr>
          <w:rFonts w:ascii="Arial" w:hAnsi="Arial" w:cs="Arial"/>
          <w:b/>
          <w:sz w:val="22"/>
          <w:szCs w:val="22"/>
        </w:rPr>
      </w:pPr>
      <w:r w:rsidRPr="000D41C9">
        <w:rPr>
          <w:rFonts w:ascii="Arial" w:hAnsi="Arial" w:cs="Arial"/>
          <w:b/>
          <w:sz w:val="22"/>
          <w:szCs w:val="22"/>
        </w:rPr>
        <w:tab/>
        <w:t>3.</w:t>
      </w:r>
      <w:r>
        <w:rPr>
          <w:rFonts w:ascii="Arial" w:hAnsi="Arial" w:cs="Arial"/>
          <w:b/>
          <w:sz w:val="22"/>
          <w:szCs w:val="22"/>
        </w:rPr>
        <w:t>4</w:t>
      </w:r>
      <w:r w:rsidRPr="000D41C9">
        <w:rPr>
          <w:rFonts w:ascii="Arial" w:hAnsi="Arial" w:cs="Arial"/>
          <w:b/>
          <w:sz w:val="22"/>
          <w:szCs w:val="22"/>
        </w:rPr>
        <w:t>.2.</w:t>
      </w:r>
      <w:r w:rsidRPr="000D41C9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Columna D: Datos del G</w:t>
      </w:r>
      <w:r w:rsidR="00362836">
        <w:rPr>
          <w:rFonts w:ascii="Arial" w:hAnsi="Arial" w:cs="Arial"/>
          <w:b/>
          <w:sz w:val="22"/>
          <w:szCs w:val="22"/>
        </w:rPr>
        <w:t>ID</w:t>
      </w:r>
    </w:p>
    <w:p w:rsidR="004A57A9" w:rsidRPr="000D41C9" w:rsidRDefault="004A57A9" w:rsidP="004A57A9">
      <w:pPr>
        <w:ind w:left="1440" w:right="-2"/>
        <w:jc w:val="both"/>
        <w:rPr>
          <w:rFonts w:ascii="Arial" w:hAnsi="Arial" w:cs="Arial"/>
          <w:b/>
          <w:sz w:val="22"/>
          <w:szCs w:val="22"/>
        </w:rPr>
      </w:pPr>
      <w:r w:rsidRPr="000D41C9">
        <w:rPr>
          <w:rFonts w:ascii="Arial" w:hAnsi="Arial" w:cs="Arial"/>
          <w:b/>
          <w:sz w:val="22"/>
          <w:szCs w:val="22"/>
        </w:rPr>
        <w:tab/>
        <w:t>3.</w:t>
      </w:r>
      <w:r>
        <w:rPr>
          <w:rFonts w:ascii="Arial" w:hAnsi="Arial" w:cs="Arial"/>
          <w:b/>
          <w:sz w:val="22"/>
          <w:szCs w:val="22"/>
        </w:rPr>
        <w:t>4.3</w:t>
      </w:r>
      <w:r w:rsidRPr="000D41C9">
        <w:rPr>
          <w:rFonts w:ascii="Arial" w:hAnsi="Arial" w:cs="Arial"/>
          <w:b/>
          <w:sz w:val="22"/>
          <w:szCs w:val="22"/>
        </w:rPr>
        <w:t>.</w:t>
      </w:r>
      <w:r w:rsidRPr="000D41C9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Columna G: Tipos</w:t>
      </w:r>
    </w:p>
    <w:p w:rsidR="004A57A9" w:rsidRPr="000D41C9" w:rsidRDefault="004A57A9" w:rsidP="004A57A9">
      <w:pPr>
        <w:ind w:left="1440" w:right="-2"/>
        <w:jc w:val="both"/>
        <w:rPr>
          <w:rFonts w:ascii="Arial" w:hAnsi="Arial" w:cs="Arial"/>
          <w:b/>
          <w:sz w:val="22"/>
          <w:szCs w:val="22"/>
        </w:rPr>
      </w:pPr>
      <w:r w:rsidRPr="000D41C9">
        <w:rPr>
          <w:rFonts w:ascii="Arial" w:hAnsi="Arial" w:cs="Arial"/>
          <w:b/>
          <w:sz w:val="22"/>
          <w:szCs w:val="22"/>
        </w:rPr>
        <w:tab/>
        <w:t>3.</w:t>
      </w:r>
      <w:r>
        <w:rPr>
          <w:rFonts w:ascii="Arial" w:hAnsi="Arial" w:cs="Arial"/>
          <w:b/>
          <w:sz w:val="22"/>
          <w:szCs w:val="22"/>
        </w:rPr>
        <w:t>4.4.</w:t>
      </w:r>
      <w:r w:rsidRPr="000D41C9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Columna I</w:t>
      </w:r>
      <w:r w:rsidR="00EA68F8">
        <w:rPr>
          <w:rFonts w:ascii="Arial" w:hAnsi="Arial" w:cs="Arial"/>
          <w:b/>
          <w:sz w:val="22"/>
          <w:szCs w:val="22"/>
        </w:rPr>
        <w:t>: Modificación</w:t>
      </w:r>
    </w:p>
    <w:p w:rsidR="004A57A9" w:rsidRDefault="004A57A9" w:rsidP="0015243F">
      <w:pPr>
        <w:pStyle w:val="Prrafodelista"/>
        <w:ind w:right="-2"/>
        <w:jc w:val="both"/>
        <w:rPr>
          <w:rFonts w:ascii="Arial" w:hAnsi="Arial" w:cs="Arial"/>
          <w:b/>
          <w:sz w:val="22"/>
          <w:szCs w:val="22"/>
        </w:rPr>
      </w:pPr>
    </w:p>
    <w:p w:rsidR="004A57A9" w:rsidRPr="000D41C9" w:rsidRDefault="004A57A9" w:rsidP="0015243F">
      <w:pPr>
        <w:pStyle w:val="Prrafodelista"/>
        <w:ind w:right="-2"/>
        <w:jc w:val="both"/>
        <w:rPr>
          <w:rFonts w:ascii="Arial" w:hAnsi="Arial" w:cs="Arial"/>
          <w:b/>
          <w:sz w:val="22"/>
          <w:szCs w:val="22"/>
        </w:rPr>
      </w:pPr>
    </w:p>
    <w:p w:rsidR="00E72859" w:rsidRDefault="00E72859" w:rsidP="00E72859">
      <w:pPr>
        <w:numPr>
          <w:ilvl w:val="0"/>
          <w:numId w:val="21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IDENTIFICACION Y MODIFICACION DE LA PLANTILLA</w:t>
      </w:r>
      <w:r w:rsidR="00710B1C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GENERAL</w:t>
      </w:r>
    </w:p>
    <w:p w:rsidR="00E72859" w:rsidRDefault="00E72859" w:rsidP="00E72859">
      <w:pPr>
        <w:ind w:left="360" w:right="-2"/>
        <w:jc w:val="both"/>
        <w:rPr>
          <w:rFonts w:ascii="Arial" w:hAnsi="Arial" w:cs="Arial"/>
          <w:b/>
          <w:sz w:val="22"/>
          <w:szCs w:val="22"/>
        </w:rPr>
      </w:pPr>
    </w:p>
    <w:p w:rsidR="00BF0A41" w:rsidRPr="00BF0A41" w:rsidRDefault="00BF0A41" w:rsidP="00BF0A41">
      <w:pPr>
        <w:pStyle w:val="Textoindependiente"/>
        <w:spacing w:line="276" w:lineRule="auto"/>
        <w:ind w:left="360" w:right="-2"/>
        <w:rPr>
          <w:rFonts w:cs="Arial"/>
          <w:b/>
          <w:bCs/>
          <w:caps/>
          <w:color w:val="000000"/>
          <w:sz w:val="22"/>
          <w:szCs w:val="22"/>
        </w:rPr>
      </w:pPr>
      <w:r w:rsidRPr="00BF0A41">
        <w:rPr>
          <w:rFonts w:cs="Arial"/>
          <w:b/>
          <w:bCs/>
          <w:caps/>
          <w:color w:val="000000"/>
          <w:sz w:val="22"/>
          <w:szCs w:val="22"/>
        </w:rPr>
        <w:t>5.</w:t>
      </w:r>
      <w:r w:rsidRPr="00BF0A41">
        <w:rPr>
          <w:rFonts w:cs="Arial"/>
          <w:b/>
          <w:bCs/>
          <w:caps/>
          <w:color w:val="000000"/>
          <w:sz w:val="22"/>
          <w:szCs w:val="22"/>
        </w:rPr>
        <w:tab/>
        <w:t>PARTICULARIZACIÓN DE LA PLANTILLA IDP PARA UN PROYECTO</w:t>
      </w:r>
    </w:p>
    <w:p w:rsidR="00E72859" w:rsidRDefault="00E72859" w:rsidP="00E72859">
      <w:pPr>
        <w:ind w:left="708" w:right="-2"/>
        <w:jc w:val="both"/>
        <w:rPr>
          <w:rFonts w:ascii="Arial" w:hAnsi="Arial" w:cs="Arial"/>
          <w:b/>
          <w:sz w:val="22"/>
          <w:szCs w:val="22"/>
        </w:rPr>
      </w:pPr>
    </w:p>
    <w:p w:rsidR="00E72859" w:rsidRPr="00E72859" w:rsidRDefault="00E72859" w:rsidP="00E72859">
      <w:pPr>
        <w:ind w:left="708"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5.1</w:t>
      </w:r>
      <w:r w:rsidRPr="00E72859">
        <w:rPr>
          <w:rFonts w:ascii="Arial" w:hAnsi="Arial" w:cs="Arial"/>
          <w:b/>
          <w:sz w:val="22"/>
          <w:szCs w:val="22"/>
        </w:rPr>
        <w:t>.</w:t>
      </w:r>
      <w:r w:rsidRPr="00E72859">
        <w:rPr>
          <w:rFonts w:ascii="Arial" w:hAnsi="Arial" w:cs="Arial"/>
          <w:b/>
          <w:sz w:val="22"/>
          <w:szCs w:val="22"/>
        </w:rPr>
        <w:tab/>
      </w:r>
      <w:r w:rsidR="005362FF">
        <w:rPr>
          <w:rFonts w:ascii="Arial" w:hAnsi="Arial" w:cs="Arial"/>
          <w:b/>
          <w:sz w:val="22"/>
          <w:szCs w:val="22"/>
        </w:rPr>
        <w:t>Identificación</w:t>
      </w:r>
    </w:p>
    <w:p w:rsidR="000D41C9" w:rsidRPr="000D41C9" w:rsidRDefault="000D41C9" w:rsidP="000D41C9">
      <w:pPr>
        <w:ind w:left="708" w:right="-2"/>
        <w:jc w:val="both"/>
        <w:rPr>
          <w:rFonts w:ascii="Arial" w:hAnsi="Arial" w:cs="Arial"/>
          <w:b/>
          <w:sz w:val="22"/>
          <w:szCs w:val="22"/>
        </w:rPr>
      </w:pPr>
    </w:p>
    <w:p w:rsidR="005362FF" w:rsidRDefault="00E72859" w:rsidP="005362FF">
      <w:pPr>
        <w:ind w:left="708"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5.2</w:t>
      </w:r>
      <w:r w:rsidRPr="00E72859">
        <w:rPr>
          <w:rFonts w:ascii="Arial" w:hAnsi="Arial" w:cs="Arial"/>
          <w:b/>
          <w:sz w:val="22"/>
          <w:szCs w:val="22"/>
        </w:rPr>
        <w:t>.</w:t>
      </w:r>
      <w:r w:rsidRPr="00E72859">
        <w:rPr>
          <w:rFonts w:ascii="Arial" w:hAnsi="Arial" w:cs="Arial"/>
          <w:b/>
          <w:sz w:val="22"/>
          <w:szCs w:val="22"/>
        </w:rPr>
        <w:tab/>
      </w:r>
      <w:r w:rsidR="005362FF">
        <w:rPr>
          <w:rFonts w:ascii="Arial" w:hAnsi="Arial" w:cs="Arial"/>
          <w:b/>
          <w:sz w:val="22"/>
          <w:szCs w:val="22"/>
        </w:rPr>
        <w:t>Confección</w:t>
      </w:r>
    </w:p>
    <w:p w:rsidR="005362FF" w:rsidRDefault="005362FF" w:rsidP="005362FF">
      <w:pPr>
        <w:ind w:left="708" w:right="-2"/>
        <w:jc w:val="both"/>
        <w:rPr>
          <w:rFonts w:ascii="Arial" w:hAnsi="Arial" w:cs="Arial"/>
          <w:b/>
          <w:sz w:val="22"/>
          <w:szCs w:val="22"/>
        </w:rPr>
      </w:pPr>
    </w:p>
    <w:p w:rsidR="005362FF" w:rsidRPr="00D0075A" w:rsidRDefault="005362FF" w:rsidP="005362FF">
      <w:pPr>
        <w:ind w:left="708" w:right="-2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5.3.</w:t>
      </w:r>
      <w:r>
        <w:rPr>
          <w:rFonts w:ascii="Arial" w:hAnsi="Arial" w:cs="Arial"/>
          <w:b/>
          <w:sz w:val="22"/>
          <w:szCs w:val="22"/>
        </w:rPr>
        <w:tab/>
      </w:r>
      <w:r w:rsidRPr="005362FF">
        <w:rPr>
          <w:rFonts w:ascii="Arial" w:hAnsi="Arial" w:cs="Arial"/>
          <w:b/>
          <w:color w:val="000000"/>
          <w:sz w:val="22"/>
          <w:szCs w:val="22"/>
        </w:rPr>
        <w:t>C</w:t>
      </w:r>
      <w:r>
        <w:rPr>
          <w:rFonts w:ascii="Arial" w:hAnsi="Arial" w:cs="Arial"/>
          <w:b/>
          <w:color w:val="000000"/>
          <w:sz w:val="22"/>
          <w:szCs w:val="22"/>
        </w:rPr>
        <w:t>orrección del desplegable ITEM</w:t>
      </w:r>
    </w:p>
    <w:p w:rsidR="005362FF" w:rsidRPr="00E72859" w:rsidRDefault="005362FF" w:rsidP="00E72859">
      <w:pPr>
        <w:ind w:left="708" w:right="-2"/>
        <w:jc w:val="both"/>
        <w:rPr>
          <w:rFonts w:ascii="Arial" w:hAnsi="Arial" w:cs="Arial"/>
          <w:b/>
          <w:sz w:val="22"/>
          <w:szCs w:val="22"/>
        </w:rPr>
      </w:pPr>
    </w:p>
    <w:p w:rsidR="00362836" w:rsidRDefault="00362836" w:rsidP="00362836">
      <w:pPr>
        <w:ind w:left="360" w:right="-2"/>
        <w:jc w:val="both"/>
        <w:rPr>
          <w:rFonts w:ascii="Arial" w:hAnsi="Arial" w:cs="Arial"/>
          <w:b/>
          <w:sz w:val="22"/>
          <w:szCs w:val="22"/>
        </w:rPr>
      </w:pPr>
    </w:p>
    <w:p w:rsidR="00FC6FA1" w:rsidRPr="000D41C9" w:rsidRDefault="00FC6FA1" w:rsidP="00362836">
      <w:pPr>
        <w:ind w:left="360"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6.</w:t>
      </w:r>
      <w:r>
        <w:rPr>
          <w:rFonts w:ascii="Arial" w:hAnsi="Arial" w:cs="Arial"/>
          <w:b/>
          <w:sz w:val="22"/>
          <w:szCs w:val="22"/>
        </w:rPr>
        <w:tab/>
      </w:r>
      <w:r w:rsidR="001C18D8">
        <w:rPr>
          <w:rFonts w:ascii="Arial" w:hAnsi="Arial" w:cs="Arial"/>
          <w:b/>
          <w:sz w:val="22"/>
          <w:szCs w:val="22"/>
        </w:rPr>
        <w:t>IMPORTAR</w:t>
      </w:r>
      <w:r>
        <w:rPr>
          <w:rFonts w:ascii="Arial" w:hAnsi="Arial" w:cs="Arial"/>
          <w:b/>
          <w:sz w:val="22"/>
          <w:szCs w:val="22"/>
        </w:rPr>
        <w:t xml:space="preserve"> DATOS DE</w:t>
      </w:r>
      <w:r w:rsidR="001C18D8">
        <w:rPr>
          <w:rFonts w:ascii="Arial" w:hAnsi="Arial" w:cs="Arial"/>
          <w:b/>
          <w:sz w:val="22"/>
          <w:szCs w:val="22"/>
        </w:rPr>
        <w:t>SDE LOS INDICES DE PROVEEDOR</w:t>
      </w:r>
    </w:p>
    <w:p w:rsidR="000D41C9" w:rsidRPr="000D41C9" w:rsidRDefault="000D41C9" w:rsidP="000D41C9">
      <w:pPr>
        <w:ind w:left="708" w:right="-2"/>
        <w:jc w:val="both"/>
        <w:rPr>
          <w:rFonts w:ascii="Arial" w:hAnsi="Arial" w:cs="Arial"/>
          <w:b/>
          <w:sz w:val="22"/>
          <w:szCs w:val="22"/>
        </w:rPr>
      </w:pPr>
    </w:p>
    <w:p w:rsidR="00362836" w:rsidRPr="00C02B9C" w:rsidRDefault="00362836" w:rsidP="00362836">
      <w:pPr>
        <w:spacing w:line="360" w:lineRule="auto"/>
        <w:ind w:right="83"/>
        <w:rPr>
          <w:rFonts w:ascii="Arial" w:hAnsi="Arial" w:cs="Arial"/>
          <w:sz w:val="22"/>
          <w:szCs w:val="22"/>
        </w:rPr>
        <w:sectPr w:rsidR="00362836" w:rsidRPr="00C02B9C" w:rsidSect="006E18BB">
          <w:headerReference w:type="default" r:id="rId9"/>
          <w:footerReference w:type="even" r:id="rId10"/>
          <w:footerReference w:type="default" r:id="rId11"/>
          <w:pgSz w:w="11906" w:h="16838" w:code="9"/>
          <w:pgMar w:top="1418" w:right="851" w:bottom="3686" w:left="1701" w:header="454" w:footer="284" w:gutter="0"/>
          <w:cols w:space="720"/>
        </w:sectPr>
      </w:pPr>
      <w:bookmarkStart w:id="1" w:name="_Ref291541390"/>
    </w:p>
    <w:p w:rsidR="00271217" w:rsidRDefault="00271217" w:rsidP="0015243F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4A57A9" w:rsidRPr="00774D92" w:rsidRDefault="004A57A9" w:rsidP="004A57A9">
      <w:pPr>
        <w:pStyle w:val="Textoindependiente"/>
        <w:numPr>
          <w:ilvl w:val="0"/>
          <w:numId w:val="9"/>
        </w:numPr>
        <w:spacing w:line="276" w:lineRule="auto"/>
        <w:ind w:right="-2"/>
        <w:rPr>
          <w:rFonts w:cs="Arial"/>
          <w:b/>
          <w:caps/>
          <w:sz w:val="22"/>
          <w:szCs w:val="22"/>
          <w:u w:val="single"/>
        </w:rPr>
      </w:pPr>
      <w:r w:rsidRPr="00774D92">
        <w:rPr>
          <w:rFonts w:cs="Arial"/>
          <w:b/>
          <w:caps/>
          <w:sz w:val="22"/>
          <w:szCs w:val="22"/>
          <w:u w:val="single"/>
        </w:rPr>
        <w:t>OBJETO</w:t>
      </w:r>
      <w:r>
        <w:rPr>
          <w:rFonts w:cs="Arial"/>
          <w:b/>
          <w:caps/>
          <w:sz w:val="22"/>
          <w:szCs w:val="22"/>
          <w:u w:val="single"/>
        </w:rPr>
        <w:t xml:space="preserve"> y ALCANCE</w:t>
      </w:r>
    </w:p>
    <w:p w:rsidR="004A57A9" w:rsidRPr="00774D92" w:rsidRDefault="004A57A9" w:rsidP="004A57A9">
      <w:pPr>
        <w:pStyle w:val="Textoindependiente"/>
        <w:spacing w:line="276" w:lineRule="auto"/>
        <w:ind w:right="-2"/>
        <w:rPr>
          <w:rFonts w:cs="Arial"/>
          <w:b/>
          <w:caps/>
          <w:sz w:val="22"/>
          <w:szCs w:val="22"/>
          <w:u w:val="single"/>
        </w:rPr>
      </w:pPr>
    </w:p>
    <w:p w:rsidR="004A57A9" w:rsidRDefault="004A57A9" w:rsidP="004A57A9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 w:rsidRPr="00774D92">
        <w:rPr>
          <w:rFonts w:cs="Arial"/>
          <w:sz w:val="22"/>
          <w:szCs w:val="22"/>
        </w:rPr>
        <w:t xml:space="preserve">El </w:t>
      </w:r>
      <w:r>
        <w:rPr>
          <w:rFonts w:cs="Arial"/>
          <w:sz w:val="22"/>
          <w:szCs w:val="22"/>
        </w:rPr>
        <w:t>Objeto de la presente Instrucción de trabajo es definir l</w:t>
      </w:r>
      <w:r w:rsidR="0042221E">
        <w:rPr>
          <w:rFonts w:cs="Arial"/>
          <w:sz w:val="22"/>
          <w:szCs w:val="22"/>
        </w:rPr>
        <w:t>os datos que se cumplimentan, dónde se corrigen y có</w:t>
      </w:r>
      <w:r>
        <w:rPr>
          <w:rFonts w:cs="Arial"/>
          <w:sz w:val="22"/>
          <w:szCs w:val="22"/>
        </w:rPr>
        <w:t xml:space="preserve">mo </w:t>
      </w:r>
      <w:r w:rsidR="005210C4" w:rsidRPr="00171398">
        <w:rPr>
          <w:rFonts w:cs="Arial"/>
          <w:sz w:val="22"/>
          <w:szCs w:val="22"/>
        </w:rPr>
        <w:t xml:space="preserve">se generan </w:t>
      </w:r>
      <w:r w:rsidR="005210C4">
        <w:rPr>
          <w:rFonts w:cs="Arial"/>
          <w:sz w:val="22"/>
          <w:szCs w:val="22"/>
        </w:rPr>
        <w:t>l</w:t>
      </w:r>
      <w:r>
        <w:rPr>
          <w:rFonts w:cs="Arial"/>
          <w:sz w:val="22"/>
          <w:szCs w:val="22"/>
        </w:rPr>
        <w:t>os formatos para la emisión y recepción automática del índice de documentos de Proveedor.</w:t>
      </w:r>
    </w:p>
    <w:p w:rsidR="004A57A9" w:rsidRDefault="004A57A9" w:rsidP="004A57A9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A57A9" w:rsidRPr="00774D92" w:rsidRDefault="004A57A9" w:rsidP="004A57A9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Esta instrucción se aplica internamente en el Departamento de </w:t>
      </w:r>
      <w:r w:rsidR="0042221E">
        <w:rPr>
          <w:rFonts w:cs="Arial"/>
          <w:sz w:val="22"/>
          <w:szCs w:val="22"/>
        </w:rPr>
        <w:t>Gestión</w:t>
      </w:r>
      <w:r>
        <w:rPr>
          <w:rFonts w:cs="Arial"/>
          <w:sz w:val="22"/>
          <w:szCs w:val="22"/>
        </w:rPr>
        <w:t xml:space="preserve"> de Documentos.</w:t>
      </w:r>
    </w:p>
    <w:p w:rsidR="004A57A9" w:rsidRPr="00774D92" w:rsidRDefault="004A57A9" w:rsidP="004A57A9">
      <w:pPr>
        <w:pStyle w:val="Textoindependiente"/>
        <w:spacing w:line="360" w:lineRule="auto"/>
        <w:ind w:right="-2"/>
        <w:rPr>
          <w:rFonts w:cs="Arial"/>
          <w:b/>
          <w:caps/>
          <w:sz w:val="22"/>
          <w:szCs w:val="22"/>
          <w:u w:val="single"/>
        </w:rPr>
      </w:pPr>
    </w:p>
    <w:p w:rsidR="004A57A9" w:rsidRPr="00774D92" w:rsidRDefault="004A57A9" w:rsidP="004A57A9">
      <w:pPr>
        <w:pStyle w:val="Textoindependiente"/>
        <w:numPr>
          <w:ilvl w:val="0"/>
          <w:numId w:val="9"/>
        </w:numPr>
        <w:spacing w:line="276" w:lineRule="auto"/>
        <w:ind w:right="-2"/>
        <w:rPr>
          <w:rFonts w:cs="Arial"/>
          <w:b/>
          <w:caps/>
          <w:sz w:val="22"/>
          <w:szCs w:val="22"/>
          <w:u w:val="single"/>
        </w:rPr>
      </w:pPr>
      <w:r w:rsidRPr="00774D92">
        <w:rPr>
          <w:rFonts w:cs="Arial"/>
          <w:b/>
          <w:caps/>
          <w:sz w:val="22"/>
          <w:szCs w:val="22"/>
          <w:u w:val="single"/>
        </w:rPr>
        <w:t>DEFINICIONES</w:t>
      </w:r>
    </w:p>
    <w:p w:rsidR="00362836" w:rsidRPr="00362836" w:rsidRDefault="00362836" w:rsidP="004A57A9">
      <w:pPr>
        <w:pStyle w:val="EstiloEstiloconectorNegritaNegrita"/>
        <w:numPr>
          <w:ilvl w:val="0"/>
          <w:numId w:val="24"/>
        </w:numPr>
        <w:spacing w:after="120" w:afterAutospacing="0" w:line="276" w:lineRule="auto"/>
        <w:ind w:left="714" w:right="-2" w:hanging="357"/>
        <w:rPr>
          <w:rFonts w:cs="Arial"/>
          <w:lang w:val="es-ES_tradnl"/>
        </w:rPr>
      </w:pPr>
      <w:r>
        <w:rPr>
          <w:rFonts w:cs="Arial"/>
          <w:b/>
          <w:lang w:val="es-ES_tradnl"/>
        </w:rPr>
        <w:t>DRF</w:t>
      </w:r>
      <w:r w:rsidRPr="00CE0E61">
        <w:rPr>
          <w:rFonts w:cs="Arial"/>
          <w:bCs w:val="0"/>
          <w:lang w:val="es-ES_tradnl"/>
        </w:rPr>
        <w:t>:</w:t>
      </w:r>
      <w:r>
        <w:rPr>
          <w:rFonts w:cs="Arial"/>
          <w:bCs w:val="0"/>
          <w:lang w:val="es-ES_tradnl"/>
        </w:rPr>
        <w:t xml:space="preserve"> </w:t>
      </w:r>
      <w:r w:rsidR="005420B7" w:rsidRPr="005B7C73">
        <w:rPr>
          <w:rFonts w:cs="Arial"/>
          <w:bCs w:val="0"/>
          <w:lang w:val="es-ES_tradnl"/>
        </w:rPr>
        <w:t>(Documentos Requeridos y Fechas) listado de documentos a</w:t>
      </w:r>
      <w:r w:rsidR="0042221E">
        <w:rPr>
          <w:rFonts w:cs="Arial"/>
          <w:bCs w:val="0"/>
          <w:lang w:val="es-ES_tradnl"/>
        </w:rPr>
        <w:t>sociados a las RM y RC que debe</w:t>
      </w:r>
      <w:r w:rsidR="005420B7" w:rsidRPr="005B7C73">
        <w:rPr>
          <w:rFonts w:cs="Arial"/>
          <w:bCs w:val="0"/>
          <w:lang w:val="es-ES_tradnl"/>
        </w:rPr>
        <w:t xml:space="preserve"> enviar el Proveedor o Subcontratista.</w:t>
      </w:r>
    </w:p>
    <w:p w:rsidR="004A57A9" w:rsidRDefault="004A57A9" w:rsidP="004A57A9">
      <w:pPr>
        <w:pStyle w:val="EstiloEstiloconectorNegritaNegrita"/>
        <w:numPr>
          <w:ilvl w:val="0"/>
          <w:numId w:val="24"/>
        </w:numPr>
        <w:spacing w:after="120" w:afterAutospacing="0" w:line="276" w:lineRule="auto"/>
        <w:ind w:left="714" w:right="-2" w:hanging="357"/>
        <w:rPr>
          <w:rFonts w:cs="Arial"/>
          <w:lang w:val="es-ES_tradnl"/>
        </w:rPr>
      </w:pPr>
      <w:r w:rsidRPr="007115E6">
        <w:rPr>
          <w:rFonts w:cs="Arial"/>
          <w:b/>
          <w:lang w:val="es-ES_tradnl"/>
        </w:rPr>
        <w:t xml:space="preserve">E-CD-01: </w:t>
      </w:r>
      <w:r w:rsidRPr="007115E6">
        <w:rPr>
          <w:rFonts w:cs="Arial"/>
          <w:i/>
          <w:lang w:val="es-ES_tradnl"/>
        </w:rPr>
        <w:t xml:space="preserve">Especificación General </w:t>
      </w:r>
      <w:r w:rsidR="005420B7">
        <w:rPr>
          <w:rFonts w:cs="Arial"/>
          <w:i/>
          <w:lang w:val="es-ES_tradnl"/>
        </w:rPr>
        <w:t>de d</w:t>
      </w:r>
      <w:r w:rsidRPr="007115E6">
        <w:rPr>
          <w:rFonts w:cs="Arial"/>
          <w:i/>
          <w:lang w:val="es-ES_tradnl"/>
        </w:rPr>
        <w:t>ocumentación</w:t>
      </w:r>
      <w:r w:rsidR="005420B7">
        <w:rPr>
          <w:rFonts w:cs="Arial"/>
          <w:i/>
          <w:lang w:val="es-ES_tradnl"/>
        </w:rPr>
        <w:t xml:space="preserve"> de</w:t>
      </w:r>
      <w:r w:rsidRPr="007115E6">
        <w:rPr>
          <w:rFonts w:cs="Arial"/>
          <w:i/>
          <w:lang w:val="es-ES_tradnl"/>
        </w:rPr>
        <w:t xml:space="preserve"> </w:t>
      </w:r>
      <w:r w:rsidR="005420B7">
        <w:rPr>
          <w:rFonts w:cs="Arial"/>
          <w:i/>
          <w:lang w:val="es-ES_tradnl"/>
        </w:rPr>
        <w:t>p</w:t>
      </w:r>
      <w:r w:rsidRPr="007115E6">
        <w:rPr>
          <w:rFonts w:cs="Arial"/>
          <w:i/>
          <w:lang w:val="es-ES_tradnl"/>
        </w:rPr>
        <w:t>roveedor</w:t>
      </w:r>
      <w:r>
        <w:rPr>
          <w:rFonts w:cs="Arial"/>
          <w:lang w:val="es-ES_tradnl"/>
        </w:rPr>
        <w:t>.</w:t>
      </w:r>
      <w:r w:rsidRPr="007115E6">
        <w:rPr>
          <w:rFonts w:cs="Arial"/>
          <w:lang w:val="es-ES_tradnl"/>
        </w:rPr>
        <w:t xml:space="preserve"> </w:t>
      </w:r>
      <w:r>
        <w:rPr>
          <w:rFonts w:cs="Arial"/>
          <w:lang w:val="es-ES_tradnl"/>
        </w:rPr>
        <w:t xml:space="preserve">Esta especificación se </w:t>
      </w:r>
      <w:r w:rsidRPr="007115E6">
        <w:rPr>
          <w:rFonts w:cs="Arial"/>
          <w:lang w:val="es-ES_tradnl"/>
        </w:rPr>
        <w:t>particulariza</w:t>
      </w:r>
      <w:r>
        <w:rPr>
          <w:rFonts w:cs="Arial"/>
          <w:lang w:val="es-ES_tradnl"/>
        </w:rPr>
        <w:t xml:space="preserve"> para cada Proyecto, asignándole la identificación que corresponda para el mismo. </w:t>
      </w:r>
    </w:p>
    <w:p w:rsidR="004A57A9" w:rsidRPr="003404F4" w:rsidRDefault="004A57A9" w:rsidP="004A57A9">
      <w:pPr>
        <w:pStyle w:val="EstiloEstiloconectorNegritaNegrita"/>
        <w:numPr>
          <w:ilvl w:val="0"/>
          <w:numId w:val="0"/>
        </w:numPr>
        <w:spacing w:before="120" w:beforeAutospacing="0" w:after="120" w:afterAutospacing="0" w:line="276" w:lineRule="auto"/>
        <w:ind w:left="709"/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Cualquier referencia en la </w:t>
      </w:r>
      <w:r w:rsidR="00CC277D">
        <w:rPr>
          <w:rFonts w:cs="Arial"/>
          <w:lang w:val="es-ES_tradnl"/>
        </w:rPr>
        <w:t>Instrucción de Trabajo</w:t>
      </w:r>
      <w:r>
        <w:rPr>
          <w:rFonts w:cs="Arial"/>
          <w:lang w:val="es-ES_tradnl"/>
        </w:rPr>
        <w:t xml:space="preserve"> a esta especificación debe entenderse referida a la especificación editada</w:t>
      </w:r>
      <w:r w:rsidRPr="007115E6">
        <w:rPr>
          <w:rFonts w:cs="Arial"/>
          <w:lang w:val="es-ES_tradnl"/>
        </w:rPr>
        <w:t xml:space="preserve"> para </w:t>
      </w:r>
      <w:r w:rsidR="00362836">
        <w:rPr>
          <w:rFonts w:cs="Arial"/>
          <w:lang w:val="es-ES_tradnl"/>
        </w:rPr>
        <w:t>cada</w:t>
      </w:r>
      <w:r w:rsidRPr="007115E6">
        <w:rPr>
          <w:rFonts w:cs="Arial"/>
          <w:lang w:val="es-ES_tradnl"/>
        </w:rPr>
        <w:t xml:space="preserve"> Proyecto. </w:t>
      </w:r>
    </w:p>
    <w:p w:rsidR="004A57A9" w:rsidRDefault="004A57A9" w:rsidP="004A57A9">
      <w:pPr>
        <w:pStyle w:val="EstiloEstiloconectorNegritaNegrita"/>
        <w:numPr>
          <w:ilvl w:val="0"/>
          <w:numId w:val="24"/>
        </w:numPr>
        <w:spacing w:before="240" w:beforeAutospacing="0" w:after="120" w:afterAutospacing="0" w:line="276" w:lineRule="auto"/>
        <w:ind w:left="714" w:hanging="357"/>
        <w:rPr>
          <w:rFonts w:cs="Arial"/>
          <w:bCs w:val="0"/>
          <w:lang w:val="es-ES_tradnl"/>
        </w:rPr>
      </w:pPr>
      <w:r>
        <w:rPr>
          <w:rFonts w:cs="Arial"/>
          <w:b/>
          <w:lang w:val="es-ES_tradnl"/>
        </w:rPr>
        <w:t>IDP</w:t>
      </w:r>
      <w:r>
        <w:rPr>
          <w:rFonts w:cs="Arial"/>
          <w:bCs w:val="0"/>
          <w:lang w:val="es-ES_tradnl"/>
        </w:rPr>
        <w:t>: Índice de documentos de Proveedor</w:t>
      </w:r>
    </w:p>
    <w:p w:rsidR="004A57A9" w:rsidRDefault="004A57A9" w:rsidP="004A57A9">
      <w:pPr>
        <w:pStyle w:val="EstiloEstiloconectorNegritaNegrita"/>
        <w:numPr>
          <w:ilvl w:val="0"/>
          <w:numId w:val="0"/>
        </w:numPr>
        <w:spacing w:before="120" w:beforeAutospacing="0" w:after="120" w:afterAutospacing="0" w:line="276" w:lineRule="auto"/>
        <w:ind w:left="709"/>
        <w:rPr>
          <w:rFonts w:cs="Arial"/>
          <w:lang w:val="es-ES_tradnl"/>
        </w:rPr>
      </w:pPr>
      <w:r w:rsidRPr="0009412E">
        <w:rPr>
          <w:rFonts w:cs="Arial"/>
          <w:lang w:val="es-ES_tradnl"/>
        </w:rPr>
        <w:t>Documento emitido por el</w:t>
      </w:r>
      <w:r>
        <w:rPr>
          <w:rFonts w:cs="Arial"/>
          <w:lang w:val="es-ES_tradnl"/>
        </w:rPr>
        <w:t xml:space="preserve"> Proveedor en el que </w:t>
      </w:r>
      <w:r w:rsidR="005210C4" w:rsidRPr="00171398">
        <w:rPr>
          <w:rFonts w:cs="Arial"/>
          <w:lang w:val="es-ES_tradnl"/>
        </w:rPr>
        <w:t>se</w:t>
      </w:r>
      <w:r w:rsidR="005210C4">
        <w:rPr>
          <w:rFonts w:cs="Arial"/>
          <w:lang w:val="es-ES_tradnl"/>
        </w:rPr>
        <w:t xml:space="preserve"> </w:t>
      </w:r>
      <w:r>
        <w:rPr>
          <w:rFonts w:cs="Arial"/>
          <w:lang w:val="es-ES_tradnl"/>
        </w:rPr>
        <w:t>relacionan los documentos requeridos en la DRF de la RM correspondiente.</w:t>
      </w:r>
    </w:p>
    <w:p w:rsidR="004A57A9" w:rsidRDefault="004A57A9" w:rsidP="004A57A9">
      <w:pPr>
        <w:pStyle w:val="EstiloEstiloconectorNegritaNegrita"/>
        <w:numPr>
          <w:ilvl w:val="0"/>
          <w:numId w:val="0"/>
        </w:numPr>
        <w:spacing w:before="120" w:beforeAutospacing="0" w:after="120" w:afterAutospacing="0" w:line="276" w:lineRule="auto"/>
        <w:ind w:left="709"/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Para la confección de este listado, se emite el formato objeto de esta </w:t>
      </w:r>
      <w:r w:rsidR="00CC277D">
        <w:rPr>
          <w:rFonts w:cs="Arial"/>
          <w:lang w:val="es-ES_tradnl"/>
        </w:rPr>
        <w:t>Instrucción de Trabajo</w:t>
      </w:r>
      <w:r>
        <w:rPr>
          <w:rFonts w:cs="Arial"/>
          <w:lang w:val="es-ES_tradnl"/>
        </w:rPr>
        <w:t>, con el fin de realizar el volcado automático de la información en el GID.</w:t>
      </w:r>
    </w:p>
    <w:p w:rsidR="005210C4" w:rsidRDefault="004A57A9" w:rsidP="004A57A9">
      <w:pPr>
        <w:pStyle w:val="EstiloEstiloconectorNegritaNegrita"/>
        <w:numPr>
          <w:ilvl w:val="0"/>
          <w:numId w:val="24"/>
        </w:numPr>
        <w:spacing w:before="240" w:beforeAutospacing="0" w:line="276" w:lineRule="auto"/>
        <w:ind w:left="714" w:hanging="357"/>
        <w:rPr>
          <w:rFonts w:cs="Arial"/>
          <w:lang w:val="es-ES_tradnl"/>
        </w:rPr>
      </w:pPr>
      <w:r w:rsidRPr="005210C4">
        <w:rPr>
          <w:rFonts w:cs="Arial"/>
          <w:b/>
          <w:bCs w:val="0"/>
          <w:lang w:val="es-ES_tradnl"/>
        </w:rPr>
        <w:t>GID</w:t>
      </w:r>
      <w:r w:rsidR="0042221E">
        <w:rPr>
          <w:rFonts w:cs="Arial"/>
          <w:b/>
          <w:bCs w:val="0"/>
          <w:lang w:val="es-ES_tradnl"/>
        </w:rPr>
        <w:t xml:space="preserve"> – Gestión Integral de Documentos</w:t>
      </w:r>
      <w:r w:rsidRPr="005210C4">
        <w:rPr>
          <w:rFonts w:cs="Arial"/>
          <w:bCs w:val="0"/>
          <w:lang w:val="es-ES_tradnl"/>
        </w:rPr>
        <w:t xml:space="preserve">: </w:t>
      </w:r>
      <w:r w:rsidR="005420B7" w:rsidRPr="005B7C73">
        <w:rPr>
          <w:rFonts w:cs="Arial"/>
          <w:bCs w:val="0"/>
          <w:lang w:val="es-ES_tradnl"/>
        </w:rPr>
        <w:t>Aplicación de desarrollo interno para control de los documentos editados del Proyecto. Herramienta de uso exclusivo de Control de Documentos</w:t>
      </w:r>
    </w:p>
    <w:p w:rsidR="00CC277D" w:rsidRPr="00171398" w:rsidRDefault="00CC277D" w:rsidP="004A57A9">
      <w:pPr>
        <w:pStyle w:val="EstiloEstiloconectorNegritaNegrita"/>
        <w:numPr>
          <w:ilvl w:val="0"/>
          <w:numId w:val="24"/>
        </w:numPr>
        <w:spacing w:before="240" w:beforeAutospacing="0" w:line="276" w:lineRule="auto"/>
        <w:ind w:left="714" w:hanging="357"/>
        <w:rPr>
          <w:rFonts w:cs="Arial"/>
          <w:lang w:val="es-ES_tradnl"/>
        </w:rPr>
      </w:pPr>
      <w:r>
        <w:rPr>
          <w:rFonts w:cs="Arial"/>
          <w:b/>
          <w:bCs w:val="0"/>
          <w:lang w:val="es-ES_tradnl"/>
        </w:rPr>
        <w:t>IT</w:t>
      </w:r>
      <w:r w:rsidR="0042221E">
        <w:rPr>
          <w:rFonts w:cs="Arial"/>
          <w:bCs w:val="0"/>
          <w:lang w:val="es-ES_tradnl"/>
        </w:rPr>
        <w:t xml:space="preserve">: </w:t>
      </w:r>
      <w:r w:rsidR="000A6155">
        <w:rPr>
          <w:rFonts w:cs="Arial"/>
          <w:bCs w:val="0"/>
          <w:lang w:val="es-ES_tradnl"/>
        </w:rPr>
        <w:t xml:space="preserve">Departamento de </w:t>
      </w:r>
      <w:r w:rsidR="0042221E">
        <w:rPr>
          <w:rFonts w:cs="Arial"/>
          <w:bCs w:val="0"/>
          <w:lang w:val="es-ES_tradnl"/>
        </w:rPr>
        <w:t>Sistemas de I</w:t>
      </w:r>
      <w:r>
        <w:rPr>
          <w:rFonts w:cs="Arial"/>
          <w:bCs w:val="0"/>
          <w:lang w:val="es-ES_tradnl"/>
        </w:rPr>
        <w:t>nformación.</w:t>
      </w:r>
    </w:p>
    <w:p w:rsidR="00362836" w:rsidRPr="005210C4" w:rsidRDefault="00362836" w:rsidP="004A57A9">
      <w:pPr>
        <w:pStyle w:val="EstiloEstiloconectorNegritaNegrita"/>
        <w:numPr>
          <w:ilvl w:val="0"/>
          <w:numId w:val="24"/>
        </w:numPr>
        <w:spacing w:before="240" w:beforeAutospacing="0" w:line="276" w:lineRule="auto"/>
        <w:ind w:left="714" w:hanging="357"/>
        <w:rPr>
          <w:rFonts w:cs="Arial"/>
          <w:bCs w:val="0"/>
          <w:lang w:val="es-ES_tradnl"/>
        </w:rPr>
      </w:pPr>
      <w:r w:rsidRPr="005210C4">
        <w:rPr>
          <w:rFonts w:cs="Arial"/>
          <w:b/>
          <w:bCs w:val="0"/>
          <w:lang w:val="es-ES_tradnl"/>
        </w:rPr>
        <w:t>PROVEEDOR</w:t>
      </w:r>
      <w:r w:rsidRPr="005210C4">
        <w:rPr>
          <w:rFonts w:cs="Arial"/>
          <w:bCs w:val="0"/>
          <w:lang w:val="es-ES_tradnl"/>
        </w:rPr>
        <w:t>: Adjudicatario de un Pedido o Subcontrato</w:t>
      </w:r>
    </w:p>
    <w:p w:rsidR="00362836" w:rsidRDefault="00362836" w:rsidP="004A57A9">
      <w:pPr>
        <w:pStyle w:val="EstiloEstiloconectorNegritaNegrita"/>
        <w:numPr>
          <w:ilvl w:val="0"/>
          <w:numId w:val="24"/>
        </w:numPr>
        <w:spacing w:before="240" w:beforeAutospacing="0" w:line="276" w:lineRule="auto"/>
        <w:ind w:left="714" w:hanging="357"/>
        <w:rPr>
          <w:rFonts w:cs="Arial"/>
          <w:bCs w:val="0"/>
          <w:lang w:val="es-ES_tradnl"/>
        </w:rPr>
      </w:pPr>
      <w:r w:rsidRPr="00052424">
        <w:rPr>
          <w:rFonts w:cs="Arial"/>
          <w:b/>
          <w:lang w:val="es-ES_tradnl"/>
        </w:rPr>
        <w:t>RM</w:t>
      </w:r>
      <w:r>
        <w:rPr>
          <w:rFonts w:cs="Arial"/>
          <w:bCs w:val="0"/>
          <w:lang w:val="es-ES_tradnl"/>
        </w:rPr>
        <w:t>: Requisición de Material.</w:t>
      </w:r>
    </w:p>
    <w:p w:rsidR="005210C4" w:rsidRDefault="005210C4" w:rsidP="005210C4">
      <w:pPr>
        <w:pStyle w:val="EstiloEstiloconectorNegritaNegrita"/>
        <w:numPr>
          <w:ilvl w:val="0"/>
          <w:numId w:val="24"/>
        </w:numPr>
        <w:spacing w:before="240" w:beforeAutospacing="0" w:line="276" w:lineRule="auto"/>
        <w:ind w:left="714" w:hanging="357"/>
        <w:rPr>
          <w:rFonts w:cs="Arial"/>
          <w:bCs w:val="0"/>
          <w:lang w:val="es-ES_tradnl"/>
        </w:rPr>
      </w:pPr>
      <w:r>
        <w:rPr>
          <w:rFonts w:cs="Arial"/>
          <w:b/>
          <w:lang w:val="es-ES_tradnl"/>
        </w:rPr>
        <w:t>RC</w:t>
      </w:r>
      <w:r>
        <w:rPr>
          <w:rFonts w:cs="Arial"/>
          <w:lang w:val="es-ES_tradnl"/>
        </w:rPr>
        <w:t xml:space="preserve">: </w:t>
      </w:r>
      <w:r w:rsidR="005420B7" w:rsidRPr="005B7C73">
        <w:rPr>
          <w:rFonts w:cs="Arial"/>
          <w:bCs w:val="0"/>
          <w:lang w:val="es-ES_tradnl"/>
        </w:rPr>
        <w:t>Requisición de Construcción o Subcontratos.</w:t>
      </w:r>
    </w:p>
    <w:p w:rsidR="004A57A9" w:rsidRPr="00774D92" w:rsidRDefault="004A57A9" w:rsidP="004A57A9">
      <w:pPr>
        <w:pStyle w:val="Textoindependiente"/>
        <w:spacing w:line="276" w:lineRule="auto"/>
        <w:ind w:right="-2"/>
        <w:rPr>
          <w:rFonts w:cs="Arial"/>
          <w:sz w:val="22"/>
          <w:szCs w:val="22"/>
          <w:lang w:val="es-ES_tradnl"/>
        </w:rPr>
      </w:pPr>
    </w:p>
    <w:p w:rsidR="004A57A9" w:rsidRPr="0095464E" w:rsidRDefault="004A57A9" w:rsidP="004A57A9">
      <w:pPr>
        <w:pStyle w:val="Textoindependiente"/>
        <w:numPr>
          <w:ilvl w:val="0"/>
          <w:numId w:val="9"/>
        </w:numPr>
        <w:spacing w:line="276" w:lineRule="auto"/>
        <w:ind w:right="-2"/>
        <w:rPr>
          <w:rFonts w:cs="Arial"/>
          <w:b/>
          <w:bCs/>
          <w:caps/>
          <w:color w:val="000000"/>
          <w:sz w:val="22"/>
          <w:szCs w:val="22"/>
          <w:u w:val="single"/>
        </w:rPr>
      </w:pPr>
      <w:r>
        <w:rPr>
          <w:rFonts w:cs="Arial"/>
          <w:b/>
          <w:bCs/>
          <w:caps/>
          <w:color w:val="000000"/>
          <w:sz w:val="22"/>
          <w:szCs w:val="22"/>
          <w:u w:val="single"/>
        </w:rPr>
        <w:t>CONTENIDO PLANTILLA IDP</w:t>
      </w:r>
    </w:p>
    <w:p w:rsidR="004A57A9" w:rsidRDefault="004A57A9" w:rsidP="004A57A9">
      <w:pPr>
        <w:pStyle w:val="Textoindependiente"/>
        <w:spacing w:line="276" w:lineRule="auto"/>
        <w:ind w:right="-2"/>
        <w:rPr>
          <w:rFonts w:cs="Arial"/>
          <w:caps/>
          <w:sz w:val="22"/>
          <w:szCs w:val="22"/>
          <w:u w:val="single"/>
        </w:rPr>
      </w:pPr>
    </w:p>
    <w:p w:rsidR="00D37703" w:rsidRPr="00756F0A" w:rsidRDefault="00D37703" w:rsidP="00D37703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 w:rsidRPr="00756F0A">
        <w:rPr>
          <w:rFonts w:ascii="Arial" w:hAnsi="Arial" w:cs="Arial"/>
          <w:color w:val="000000"/>
          <w:sz w:val="22"/>
          <w:szCs w:val="22"/>
        </w:rPr>
        <w:t xml:space="preserve">La plantilla </w:t>
      </w:r>
      <w:r w:rsidRPr="00CC277D">
        <w:rPr>
          <w:rFonts w:ascii="Arial" w:hAnsi="Arial" w:cs="Arial"/>
          <w:color w:val="000000"/>
          <w:sz w:val="22"/>
          <w:szCs w:val="22"/>
        </w:rPr>
        <w:t>IDP</w:t>
      </w:r>
      <w:r w:rsidRPr="00756F0A">
        <w:rPr>
          <w:rFonts w:ascii="Arial" w:hAnsi="Arial" w:cs="Arial"/>
          <w:color w:val="000000"/>
          <w:sz w:val="22"/>
          <w:szCs w:val="22"/>
        </w:rPr>
        <w:t xml:space="preserve"> está confeccionada para que, una vez particularizada para cada proyecto, se genere el </w:t>
      </w:r>
      <w:proofErr w:type="spellStart"/>
      <w:r w:rsidRPr="00756F0A">
        <w:rPr>
          <w:rFonts w:ascii="Arial" w:hAnsi="Arial" w:cs="Arial"/>
          <w:color w:val="000000"/>
          <w:sz w:val="22"/>
          <w:szCs w:val="22"/>
        </w:rPr>
        <w:t>Indice</w:t>
      </w:r>
      <w:proofErr w:type="spellEnd"/>
      <w:r w:rsidRPr="00756F0A">
        <w:rPr>
          <w:rFonts w:ascii="Arial" w:hAnsi="Arial" w:cs="Arial"/>
          <w:color w:val="000000"/>
          <w:sz w:val="22"/>
          <w:szCs w:val="22"/>
        </w:rPr>
        <w:t xml:space="preserve"> de documentos de Proveedor.</w:t>
      </w:r>
    </w:p>
    <w:p w:rsidR="00D37703" w:rsidRPr="00756F0A" w:rsidRDefault="00D37703" w:rsidP="00D37703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D37703" w:rsidRPr="00756F0A" w:rsidRDefault="00D37703" w:rsidP="00D37703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 w:rsidRPr="00756F0A">
        <w:rPr>
          <w:rFonts w:ascii="Arial" w:hAnsi="Arial" w:cs="Arial"/>
          <w:color w:val="000000"/>
          <w:sz w:val="22"/>
          <w:szCs w:val="22"/>
        </w:rPr>
        <w:t>Este documento emitido por el Proveedor, debe relacionar todos los documentos requeridos en la DRF de la RM</w:t>
      </w:r>
      <w:r w:rsidR="00B31B21" w:rsidRPr="00756F0A">
        <w:rPr>
          <w:rFonts w:ascii="Arial" w:hAnsi="Arial" w:cs="Arial"/>
          <w:color w:val="000000"/>
          <w:sz w:val="22"/>
          <w:szCs w:val="22"/>
        </w:rPr>
        <w:t>/RC</w:t>
      </w:r>
      <w:r w:rsidRPr="00756F0A">
        <w:rPr>
          <w:rFonts w:ascii="Arial" w:hAnsi="Arial" w:cs="Arial"/>
          <w:color w:val="000000"/>
          <w:sz w:val="22"/>
          <w:szCs w:val="22"/>
        </w:rPr>
        <w:t xml:space="preserve"> correspondiente, con el fin de realizar el volcado automático de la información en el GID.</w:t>
      </w:r>
    </w:p>
    <w:p w:rsidR="00D37703" w:rsidRDefault="00D37703" w:rsidP="004A57A9">
      <w:pPr>
        <w:pStyle w:val="Textoindependiente"/>
        <w:spacing w:line="276" w:lineRule="auto"/>
        <w:ind w:right="-2"/>
        <w:rPr>
          <w:rFonts w:cs="Arial"/>
          <w:caps/>
          <w:sz w:val="22"/>
          <w:szCs w:val="22"/>
          <w:u w:val="single"/>
        </w:rPr>
      </w:pPr>
    </w:p>
    <w:p w:rsidR="00D37703" w:rsidRDefault="00D37703" w:rsidP="00D37703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El formato </w:t>
      </w:r>
      <w:r w:rsidRPr="00756F0A">
        <w:rPr>
          <w:rFonts w:ascii="Arial" w:hAnsi="Arial" w:cs="Arial"/>
          <w:color w:val="000000"/>
          <w:sz w:val="22"/>
          <w:szCs w:val="22"/>
        </w:rPr>
        <w:t xml:space="preserve">de la Plantilla </w:t>
      </w:r>
      <w:r>
        <w:rPr>
          <w:rFonts w:ascii="Arial" w:hAnsi="Arial" w:cs="Arial"/>
          <w:color w:val="000000"/>
          <w:sz w:val="22"/>
          <w:szCs w:val="22"/>
        </w:rPr>
        <w:t xml:space="preserve">para el Proyecto, tiene que prepararse, obligatoriamente, partiendo del formato </w:t>
      </w:r>
      <w:r w:rsidRPr="00756F0A">
        <w:rPr>
          <w:rFonts w:ascii="Arial" w:hAnsi="Arial" w:cs="Arial"/>
          <w:color w:val="000000"/>
          <w:sz w:val="22"/>
          <w:szCs w:val="22"/>
        </w:rPr>
        <w:t>Plantilla</w:t>
      </w:r>
      <w:r>
        <w:rPr>
          <w:rFonts w:ascii="Arial" w:hAnsi="Arial" w:cs="Arial"/>
          <w:color w:val="000000"/>
          <w:sz w:val="22"/>
          <w:szCs w:val="22"/>
        </w:rPr>
        <w:t xml:space="preserve"> General de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Intecsa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en su última revisión.</w:t>
      </w:r>
    </w:p>
    <w:p w:rsidR="00D37703" w:rsidRDefault="00D37703" w:rsidP="00D37703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D37703" w:rsidRDefault="00D37703" w:rsidP="00D37703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Est</w:t>
      </w:r>
      <w:r w:rsidRPr="00756F0A">
        <w:rPr>
          <w:rFonts w:ascii="Arial" w:hAnsi="Arial" w:cs="Arial"/>
          <w:color w:val="000000"/>
          <w:sz w:val="22"/>
          <w:szCs w:val="22"/>
        </w:rPr>
        <w:t>a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517670" w:rsidRPr="00756F0A">
        <w:rPr>
          <w:rFonts w:ascii="Arial" w:hAnsi="Arial" w:cs="Arial"/>
          <w:color w:val="000000"/>
          <w:sz w:val="22"/>
          <w:szCs w:val="22"/>
        </w:rPr>
        <w:t>Pl</w:t>
      </w:r>
      <w:r w:rsidRPr="00756F0A">
        <w:rPr>
          <w:rFonts w:ascii="Arial" w:hAnsi="Arial" w:cs="Arial"/>
          <w:color w:val="000000"/>
          <w:sz w:val="22"/>
          <w:szCs w:val="22"/>
        </w:rPr>
        <w:t>antilla General</w:t>
      </w:r>
      <w:r>
        <w:rPr>
          <w:rFonts w:ascii="Arial" w:hAnsi="Arial" w:cs="Arial"/>
          <w:color w:val="000000"/>
          <w:sz w:val="22"/>
          <w:szCs w:val="22"/>
        </w:rPr>
        <w:t xml:space="preserve"> está formad</w:t>
      </w:r>
      <w:r w:rsidRPr="00756F0A">
        <w:rPr>
          <w:rFonts w:ascii="Arial" w:hAnsi="Arial" w:cs="Arial"/>
          <w:color w:val="000000"/>
          <w:sz w:val="22"/>
          <w:szCs w:val="22"/>
        </w:rPr>
        <w:t>a</w:t>
      </w:r>
      <w:r>
        <w:rPr>
          <w:rFonts w:ascii="Arial" w:hAnsi="Arial" w:cs="Arial"/>
          <w:color w:val="000000"/>
          <w:sz w:val="22"/>
          <w:szCs w:val="22"/>
        </w:rPr>
        <w:t xml:space="preserve"> por las hojas indicadas a continuación. Es importante tener en cuenta que las hojas deben </w:t>
      </w:r>
      <w:r w:rsidRPr="00756F0A">
        <w:rPr>
          <w:rFonts w:ascii="Arial" w:hAnsi="Arial" w:cs="Arial"/>
          <w:color w:val="000000"/>
          <w:sz w:val="22"/>
          <w:szCs w:val="22"/>
        </w:rPr>
        <w:t xml:space="preserve">mantenerse </w:t>
      </w:r>
      <w:r>
        <w:rPr>
          <w:rFonts w:ascii="Arial" w:hAnsi="Arial" w:cs="Arial"/>
          <w:color w:val="000000"/>
          <w:sz w:val="22"/>
          <w:szCs w:val="22"/>
        </w:rPr>
        <w:t xml:space="preserve">en el mismo orden en el libro de Excel que en el que están relacionadas </w:t>
      </w:r>
      <w:r w:rsidRPr="00756F0A">
        <w:rPr>
          <w:rFonts w:ascii="Arial" w:hAnsi="Arial" w:cs="Arial"/>
          <w:color w:val="000000"/>
          <w:sz w:val="22"/>
          <w:szCs w:val="22"/>
        </w:rPr>
        <w:t>a continuación.</w:t>
      </w:r>
    </w:p>
    <w:p w:rsidR="004661A5" w:rsidRDefault="004661A5" w:rsidP="0015243F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271217" w:rsidRPr="00271217" w:rsidRDefault="00293419" w:rsidP="0015243F">
      <w:pPr>
        <w:pStyle w:val="Prrafodelista"/>
        <w:numPr>
          <w:ilvl w:val="1"/>
          <w:numId w:val="9"/>
        </w:numPr>
        <w:spacing w:line="276" w:lineRule="auto"/>
        <w:ind w:right="-2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H</w:t>
      </w:r>
      <w:r w:rsidR="0056454F">
        <w:rPr>
          <w:rFonts w:ascii="Arial" w:hAnsi="Arial" w:cs="Arial"/>
          <w:b/>
          <w:color w:val="000000"/>
          <w:sz w:val="22"/>
          <w:szCs w:val="22"/>
        </w:rPr>
        <w:t>oja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="00170129">
        <w:rPr>
          <w:rFonts w:ascii="Arial" w:hAnsi="Arial" w:cs="Arial"/>
          <w:b/>
          <w:caps/>
          <w:color w:val="000000"/>
          <w:sz w:val="22"/>
          <w:szCs w:val="22"/>
        </w:rPr>
        <w:t xml:space="preserve">Portada / </w:t>
      </w:r>
      <w:r w:rsidR="004A265A" w:rsidRPr="00293419">
        <w:rPr>
          <w:rFonts w:ascii="Arial" w:hAnsi="Arial" w:cs="Arial"/>
          <w:b/>
          <w:caps/>
          <w:color w:val="000000"/>
          <w:sz w:val="22"/>
          <w:szCs w:val="22"/>
        </w:rPr>
        <w:t>Cover</w:t>
      </w:r>
      <w:r w:rsidR="00271217" w:rsidRPr="00271217">
        <w:rPr>
          <w:rFonts w:ascii="Arial" w:hAnsi="Arial" w:cs="Arial"/>
          <w:b/>
          <w:color w:val="000000"/>
          <w:sz w:val="22"/>
          <w:szCs w:val="22"/>
        </w:rPr>
        <w:t>:</w:t>
      </w:r>
    </w:p>
    <w:p w:rsidR="00271217" w:rsidRDefault="00271217" w:rsidP="0015243F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271217" w:rsidRDefault="003404F4" w:rsidP="0015243F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</w:t>
      </w:r>
      <w:r w:rsidR="004A265A">
        <w:rPr>
          <w:rFonts w:ascii="Arial" w:hAnsi="Arial" w:cs="Arial"/>
          <w:color w:val="000000"/>
          <w:sz w:val="22"/>
          <w:szCs w:val="22"/>
        </w:rPr>
        <w:t xml:space="preserve">sta hoja </w:t>
      </w:r>
      <w:r>
        <w:rPr>
          <w:rFonts w:ascii="Arial" w:hAnsi="Arial" w:cs="Arial"/>
          <w:color w:val="000000"/>
          <w:sz w:val="22"/>
          <w:szCs w:val="22"/>
        </w:rPr>
        <w:t>contiene el</w:t>
      </w:r>
      <w:r w:rsidR="004A265A">
        <w:rPr>
          <w:rFonts w:ascii="Arial" w:hAnsi="Arial" w:cs="Arial"/>
          <w:color w:val="000000"/>
          <w:sz w:val="22"/>
          <w:szCs w:val="22"/>
        </w:rPr>
        <w:t xml:space="preserve"> </w:t>
      </w:r>
      <w:r w:rsidR="004A265A" w:rsidRPr="004A265A">
        <w:rPr>
          <w:rFonts w:ascii="Arial" w:hAnsi="Arial" w:cs="Arial"/>
          <w:color w:val="000000"/>
          <w:sz w:val="22"/>
          <w:szCs w:val="22"/>
        </w:rPr>
        <w:t>sello de "Estado del documento"</w:t>
      </w:r>
      <w:r w:rsidR="004A265A">
        <w:rPr>
          <w:rFonts w:ascii="Arial" w:hAnsi="Arial" w:cs="Arial"/>
          <w:color w:val="000000"/>
          <w:sz w:val="22"/>
          <w:szCs w:val="22"/>
        </w:rPr>
        <w:t xml:space="preserve"> que lo </w:t>
      </w:r>
      <w:r>
        <w:rPr>
          <w:rFonts w:ascii="Arial" w:hAnsi="Arial" w:cs="Arial"/>
          <w:color w:val="000000"/>
          <w:sz w:val="22"/>
          <w:szCs w:val="22"/>
        </w:rPr>
        <w:t>define</w:t>
      </w:r>
      <w:r w:rsidR="004A265A">
        <w:rPr>
          <w:rFonts w:ascii="Arial" w:hAnsi="Arial" w:cs="Arial"/>
          <w:color w:val="000000"/>
          <w:sz w:val="22"/>
          <w:szCs w:val="22"/>
        </w:rPr>
        <w:t xml:space="preserve"> como Documento de Proveedor.</w:t>
      </w:r>
    </w:p>
    <w:p w:rsidR="004A265A" w:rsidRDefault="004A265A" w:rsidP="0015243F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4A265A" w:rsidRPr="003A67DB" w:rsidRDefault="004A265A" w:rsidP="0015243F">
      <w:pPr>
        <w:spacing w:line="276" w:lineRule="auto"/>
        <w:ind w:right="-2"/>
        <w:jc w:val="both"/>
        <w:rPr>
          <w:rFonts w:ascii="Arial" w:hAnsi="Arial" w:cs="Arial"/>
          <w:strike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Los datos del sello relativos tanto a </w:t>
      </w:r>
      <w:r w:rsidR="003404F4">
        <w:rPr>
          <w:rFonts w:ascii="Arial" w:hAnsi="Arial" w:cs="Arial"/>
          <w:color w:val="000000"/>
          <w:sz w:val="22"/>
          <w:szCs w:val="22"/>
        </w:rPr>
        <w:t>la identificación</w:t>
      </w:r>
      <w:r>
        <w:rPr>
          <w:rFonts w:ascii="Arial" w:hAnsi="Arial" w:cs="Arial"/>
          <w:color w:val="000000"/>
          <w:sz w:val="22"/>
          <w:szCs w:val="22"/>
        </w:rPr>
        <w:t xml:space="preserve"> del Proyecto, como del Pedido y el propio documento ya se </w:t>
      </w:r>
      <w:r w:rsidR="00710B1C">
        <w:rPr>
          <w:rFonts w:ascii="Arial" w:hAnsi="Arial" w:cs="Arial"/>
          <w:color w:val="000000"/>
          <w:sz w:val="22"/>
          <w:szCs w:val="22"/>
        </w:rPr>
        <w:t>envían cumplimentado</w:t>
      </w:r>
      <w:r w:rsidR="007115E6">
        <w:rPr>
          <w:rFonts w:ascii="Arial" w:hAnsi="Arial" w:cs="Arial"/>
          <w:color w:val="000000"/>
          <w:sz w:val="22"/>
          <w:szCs w:val="22"/>
        </w:rPr>
        <w:t>s</w:t>
      </w:r>
      <w:r w:rsidR="00B31B21">
        <w:rPr>
          <w:rFonts w:ascii="Arial" w:hAnsi="Arial" w:cs="Arial"/>
          <w:color w:val="000000"/>
          <w:sz w:val="22"/>
          <w:szCs w:val="22"/>
        </w:rPr>
        <w:t xml:space="preserve">, </w:t>
      </w:r>
      <w:r w:rsidR="007115E6">
        <w:rPr>
          <w:rFonts w:ascii="Arial" w:hAnsi="Arial" w:cs="Arial"/>
          <w:color w:val="000000"/>
          <w:sz w:val="22"/>
          <w:szCs w:val="22"/>
        </w:rPr>
        <w:t xml:space="preserve">a excepción del </w:t>
      </w:r>
      <w:proofErr w:type="spellStart"/>
      <w:r w:rsidR="007115E6">
        <w:rPr>
          <w:rFonts w:ascii="Arial" w:hAnsi="Arial" w:cs="Arial"/>
          <w:color w:val="000000"/>
          <w:sz w:val="22"/>
          <w:szCs w:val="22"/>
        </w:rPr>
        <w:t>Item</w:t>
      </w:r>
      <w:proofErr w:type="spellEnd"/>
      <w:r w:rsidR="007115E6">
        <w:rPr>
          <w:rFonts w:ascii="Arial" w:hAnsi="Arial" w:cs="Arial"/>
          <w:color w:val="000000"/>
          <w:sz w:val="22"/>
          <w:szCs w:val="22"/>
        </w:rPr>
        <w:t>, dato éste que tiene que cumplimentar ineludiblemente el Proveedor</w:t>
      </w:r>
      <w:r w:rsidR="00B31B21">
        <w:rPr>
          <w:rFonts w:ascii="Arial" w:hAnsi="Arial" w:cs="Arial"/>
          <w:color w:val="000000"/>
          <w:sz w:val="22"/>
          <w:szCs w:val="22"/>
        </w:rPr>
        <w:t>.</w:t>
      </w:r>
    </w:p>
    <w:p w:rsidR="00710B1C" w:rsidRDefault="00710B1C" w:rsidP="0015243F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DA10E6" w:rsidRDefault="00DA10E6" w:rsidP="0015243F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información </w:t>
      </w:r>
      <w:r w:rsidR="003E07CD" w:rsidRPr="00756F0A">
        <w:rPr>
          <w:rFonts w:ascii="Arial" w:hAnsi="Arial" w:cs="Arial"/>
          <w:color w:val="000000"/>
          <w:sz w:val="22"/>
          <w:szCs w:val="22"/>
        </w:rPr>
        <w:t xml:space="preserve">procedente del GID se recoge en </w:t>
      </w:r>
      <w:r>
        <w:rPr>
          <w:rFonts w:ascii="Arial" w:hAnsi="Arial" w:cs="Arial"/>
          <w:color w:val="000000"/>
          <w:sz w:val="22"/>
          <w:szCs w:val="22"/>
        </w:rPr>
        <w:t>la hoja DATOS de la plantilla en ejecución, cuyo contenido se detalla posteriormente.</w:t>
      </w:r>
    </w:p>
    <w:p w:rsidR="00271217" w:rsidRDefault="00271217" w:rsidP="0015243F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271217" w:rsidRPr="00293419" w:rsidRDefault="00293419" w:rsidP="0015243F">
      <w:pPr>
        <w:pStyle w:val="Prrafodelista"/>
        <w:numPr>
          <w:ilvl w:val="1"/>
          <w:numId w:val="9"/>
        </w:numPr>
        <w:spacing w:line="276" w:lineRule="auto"/>
        <w:ind w:right="-2"/>
        <w:jc w:val="both"/>
        <w:rPr>
          <w:rFonts w:ascii="Arial" w:hAnsi="Arial" w:cs="Arial"/>
          <w:b/>
          <w:caps/>
          <w:color w:val="000000"/>
          <w:sz w:val="22"/>
          <w:szCs w:val="22"/>
        </w:rPr>
      </w:pPr>
      <w:r w:rsidRPr="0056454F">
        <w:rPr>
          <w:rFonts w:ascii="Arial" w:hAnsi="Arial" w:cs="Arial"/>
          <w:b/>
          <w:color w:val="000000"/>
          <w:sz w:val="22"/>
          <w:szCs w:val="22"/>
        </w:rPr>
        <w:t>H</w:t>
      </w:r>
      <w:r w:rsidR="0056454F" w:rsidRPr="0056454F">
        <w:rPr>
          <w:rFonts w:ascii="Arial" w:hAnsi="Arial" w:cs="Arial"/>
          <w:b/>
          <w:color w:val="000000"/>
          <w:sz w:val="22"/>
          <w:szCs w:val="22"/>
        </w:rPr>
        <w:t>oja</w:t>
      </w:r>
      <w:r>
        <w:rPr>
          <w:rFonts w:ascii="Arial" w:hAnsi="Arial" w:cs="Arial"/>
          <w:b/>
          <w:caps/>
          <w:color w:val="000000"/>
          <w:sz w:val="22"/>
          <w:szCs w:val="22"/>
        </w:rPr>
        <w:t xml:space="preserve"> </w:t>
      </w:r>
      <w:r w:rsidR="00170129">
        <w:rPr>
          <w:rFonts w:ascii="Arial" w:hAnsi="Arial" w:cs="Arial"/>
          <w:b/>
          <w:caps/>
          <w:color w:val="000000"/>
          <w:sz w:val="22"/>
          <w:szCs w:val="22"/>
        </w:rPr>
        <w:t xml:space="preserve">Indice / </w:t>
      </w:r>
      <w:r w:rsidR="00DC05D3" w:rsidRPr="00293419">
        <w:rPr>
          <w:rFonts w:ascii="Arial" w:hAnsi="Arial" w:cs="Arial"/>
          <w:b/>
          <w:caps/>
          <w:color w:val="000000"/>
          <w:sz w:val="22"/>
          <w:szCs w:val="22"/>
        </w:rPr>
        <w:t>Index</w:t>
      </w:r>
      <w:r w:rsidR="00271217" w:rsidRPr="00293419">
        <w:rPr>
          <w:rFonts w:ascii="Arial" w:hAnsi="Arial" w:cs="Arial"/>
          <w:b/>
          <w:caps/>
          <w:color w:val="000000"/>
          <w:sz w:val="22"/>
          <w:szCs w:val="22"/>
        </w:rPr>
        <w:t>:</w:t>
      </w:r>
    </w:p>
    <w:p w:rsidR="00271217" w:rsidRDefault="00271217" w:rsidP="0015243F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271217" w:rsidRDefault="003341BE" w:rsidP="0015243F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El contenido </w:t>
      </w:r>
      <w:r w:rsidR="00E22242">
        <w:rPr>
          <w:rFonts w:ascii="Arial" w:hAnsi="Arial" w:cs="Arial"/>
          <w:color w:val="000000"/>
          <w:sz w:val="22"/>
          <w:szCs w:val="22"/>
        </w:rPr>
        <w:t xml:space="preserve">de la hoja </w:t>
      </w:r>
      <w:proofErr w:type="spellStart"/>
      <w:r w:rsidR="00E22242">
        <w:rPr>
          <w:rFonts w:ascii="Arial" w:hAnsi="Arial" w:cs="Arial"/>
          <w:color w:val="000000"/>
          <w:sz w:val="22"/>
          <w:szCs w:val="22"/>
        </w:rPr>
        <w:t>I</w:t>
      </w:r>
      <w:r>
        <w:rPr>
          <w:rFonts w:ascii="Arial" w:hAnsi="Arial" w:cs="Arial"/>
          <w:color w:val="000000"/>
          <w:sz w:val="22"/>
          <w:szCs w:val="22"/>
        </w:rPr>
        <w:t>ndice</w:t>
      </w:r>
      <w:proofErr w:type="spellEnd"/>
      <w:r w:rsidR="00170129">
        <w:rPr>
          <w:rFonts w:ascii="Arial" w:hAnsi="Arial" w:cs="Arial"/>
          <w:color w:val="000000"/>
          <w:sz w:val="22"/>
          <w:szCs w:val="22"/>
        </w:rPr>
        <w:t xml:space="preserve"> /</w:t>
      </w:r>
      <w:r w:rsidR="00E2224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22242">
        <w:rPr>
          <w:rFonts w:ascii="Arial" w:hAnsi="Arial" w:cs="Arial"/>
          <w:color w:val="000000"/>
          <w:sz w:val="22"/>
          <w:szCs w:val="22"/>
        </w:rPr>
        <w:t>I</w:t>
      </w:r>
      <w:r w:rsidR="00170129">
        <w:rPr>
          <w:rFonts w:ascii="Arial" w:hAnsi="Arial" w:cs="Arial"/>
          <w:color w:val="000000"/>
          <w:sz w:val="22"/>
          <w:szCs w:val="22"/>
        </w:rPr>
        <w:t>ndex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se estructura en </w:t>
      </w:r>
      <w:r w:rsidR="00293419">
        <w:rPr>
          <w:rFonts w:ascii="Arial" w:hAnsi="Arial" w:cs="Arial"/>
          <w:color w:val="000000"/>
          <w:sz w:val="22"/>
          <w:szCs w:val="22"/>
        </w:rPr>
        <w:t>2</w:t>
      </w:r>
      <w:r w:rsidR="00DA10E6">
        <w:rPr>
          <w:rFonts w:ascii="Arial" w:hAnsi="Arial" w:cs="Arial"/>
          <w:color w:val="000000"/>
          <w:sz w:val="22"/>
          <w:szCs w:val="22"/>
        </w:rPr>
        <w:t xml:space="preserve"> bloques:</w:t>
      </w:r>
    </w:p>
    <w:p w:rsidR="00CF370A" w:rsidRPr="00DA10E6" w:rsidRDefault="00CF370A" w:rsidP="0056454F">
      <w:pPr>
        <w:pStyle w:val="Prrafodelista"/>
        <w:numPr>
          <w:ilvl w:val="2"/>
          <w:numId w:val="9"/>
        </w:numPr>
        <w:spacing w:before="360" w:line="276" w:lineRule="auto"/>
        <w:ind w:left="1418" w:hanging="709"/>
        <w:jc w:val="both"/>
        <w:rPr>
          <w:rFonts w:ascii="Arial" w:hAnsi="Arial" w:cs="Arial"/>
          <w:color w:val="000000"/>
          <w:sz w:val="22"/>
          <w:szCs w:val="22"/>
        </w:rPr>
      </w:pPr>
      <w:r w:rsidRPr="00CF370A">
        <w:rPr>
          <w:rFonts w:ascii="Arial" w:hAnsi="Arial" w:cs="Arial"/>
          <w:b/>
          <w:color w:val="000000"/>
          <w:sz w:val="22"/>
          <w:szCs w:val="22"/>
        </w:rPr>
        <w:t xml:space="preserve">Datos </w:t>
      </w:r>
      <w:r w:rsidR="008559FF" w:rsidRPr="008559FF">
        <w:rPr>
          <w:rFonts w:ascii="Arial" w:hAnsi="Arial" w:cs="Arial"/>
          <w:b/>
          <w:color w:val="000000"/>
          <w:sz w:val="22"/>
          <w:szCs w:val="22"/>
        </w:rPr>
        <w:t>No cumplimentad</w:t>
      </w:r>
      <w:r w:rsidR="008559FF">
        <w:rPr>
          <w:rFonts w:ascii="Arial" w:hAnsi="Arial" w:cs="Arial"/>
          <w:b/>
          <w:color w:val="000000"/>
          <w:sz w:val="22"/>
          <w:szCs w:val="22"/>
        </w:rPr>
        <w:t>os</w:t>
      </w:r>
      <w:r w:rsidR="008559FF" w:rsidRPr="008559FF">
        <w:rPr>
          <w:rFonts w:ascii="Arial" w:hAnsi="Arial" w:cs="Arial"/>
          <w:b/>
          <w:color w:val="000000"/>
          <w:sz w:val="22"/>
          <w:szCs w:val="22"/>
        </w:rPr>
        <w:t xml:space="preserve"> por el Proveedor</w:t>
      </w:r>
      <w:r w:rsidR="008559FF">
        <w:rPr>
          <w:rFonts w:ascii="Arial" w:hAnsi="Arial" w:cs="Arial"/>
          <w:b/>
          <w:color w:val="000000"/>
          <w:sz w:val="22"/>
          <w:szCs w:val="22"/>
        </w:rPr>
        <w:t>:</w:t>
      </w:r>
      <w:r w:rsidRPr="00CF370A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="00DA10E6">
        <w:rPr>
          <w:rFonts w:ascii="Arial" w:hAnsi="Arial" w:cs="Arial"/>
          <w:b/>
          <w:color w:val="000000"/>
          <w:sz w:val="22"/>
          <w:szCs w:val="22"/>
        </w:rPr>
        <w:t>Cabecera</w:t>
      </w:r>
    </w:p>
    <w:p w:rsidR="003E07CD" w:rsidRDefault="003E07CD" w:rsidP="003E07CD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AE7816" w:rsidRDefault="00DA10E6" w:rsidP="003E07CD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Contiene información </w:t>
      </w:r>
      <w:r w:rsidR="003E07CD">
        <w:rPr>
          <w:rFonts w:ascii="Arial" w:hAnsi="Arial" w:cs="Arial"/>
          <w:color w:val="000000"/>
          <w:sz w:val="22"/>
          <w:szCs w:val="22"/>
        </w:rPr>
        <w:t xml:space="preserve">general del Proyecto y específica del Pedido, como </w:t>
      </w:r>
      <w:r>
        <w:rPr>
          <w:rFonts w:ascii="Arial" w:hAnsi="Arial" w:cs="Arial"/>
          <w:color w:val="000000"/>
          <w:sz w:val="22"/>
          <w:szCs w:val="22"/>
        </w:rPr>
        <w:t xml:space="preserve">Proveedor, </w:t>
      </w:r>
      <w:r w:rsidR="003E07CD">
        <w:rPr>
          <w:rFonts w:ascii="Arial" w:hAnsi="Arial" w:cs="Arial"/>
          <w:color w:val="000000"/>
          <w:sz w:val="22"/>
          <w:szCs w:val="22"/>
        </w:rPr>
        <w:t>N</w:t>
      </w:r>
      <w:r>
        <w:rPr>
          <w:rFonts w:ascii="Arial" w:hAnsi="Arial" w:cs="Arial"/>
          <w:color w:val="000000"/>
          <w:sz w:val="22"/>
          <w:szCs w:val="22"/>
        </w:rPr>
        <w:t>º</w:t>
      </w:r>
      <w:r w:rsidR="003E07CD">
        <w:rPr>
          <w:rFonts w:ascii="Arial" w:hAnsi="Arial" w:cs="Arial"/>
          <w:color w:val="000000"/>
          <w:sz w:val="22"/>
          <w:szCs w:val="22"/>
        </w:rPr>
        <w:t xml:space="preserve"> de</w:t>
      </w:r>
      <w:r>
        <w:rPr>
          <w:rFonts w:ascii="Arial" w:hAnsi="Arial" w:cs="Arial"/>
          <w:color w:val="000000"/>
          <w:sz w:val="22"/>
          <w:szCs w:val="22"/>
        </w:rPr>
        <w:t xml:space="preserve"> Pedido, etc. </w:t>
      </w:r>
      <w:r w:rsidR="003E07CD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AE7816" w:rsidRDefault="00AE7816" w:rsidP="003E07CD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3E07CD" w:rsidRDefault="00B31B21" w:rsidP="003E07CD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Est</w:t>
      </w:r>
      <w:r w:rsidR="003E07CD">
        <w:rPr>
          <w:rFonts w:ascii="Arial" w:hAnsi="Arial" w:cs="Arial"/>
          <w:color w:val="000000"/>
          <w:sz w:val="22"/>
          <w:szCs w:val="22"/>
        </w:rPr>
        <w:t>a información</w:t>
      </w:r>
      <w:r>
        <w:rPr>
          <w:rFonts w:ascii="Arial" w:hAnsi="Arial" w:cs="Arial"/>
          <w:color w:val="000000"/>
          <w:sz w:val="22"/>
          <w:szCs w:val="22"/>
        </w:rPr>
        <w:t xml:space="preserve"> se obtiene de la hoja DATOS con formulación en Excel</w:t>
      </w:r>
      <w:r w:rsidR="003E07CD">
        <w:rPr>
          <w:rFonts w:ascii="Arial" w:hAnsi="Arial" w:cs="Arial"/>
          <w:color w:val="000000"/>
          <w:sz w:val="22"/>
          <w:szCs w:val="22"/>
        </w:rPr>
        <w:t>.</w:t>
      </w:r>
    </w:p>
    <w:p w:rsidR="003C06C9" w:rsidRPr="003C06C9" w:rsidRDefault="002F1261" w:rsidP="0056454F">
      <w:pPr>
        <w:pStyle w:val="Prrafodelista"/>
        <w:numPr>
          <w:ilvl w:val="2"/>
          <w:numId w:val="9"/>
        </w:numPr>
        <w:spacing w:before="360" w:line="276" w:lineRule="auto"/>
        <w:ind w:left="1418" w:hanging="709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3C06C9">
        <w:rPr>
          <w:rFonts w:ascii="Arial" w:hAnsi="Arial" w:cs="Arial"/>
          <w:b/>
          <w:color w:val="000000"/>
          <w:sz w:val="22"/>
          <w:szCs w:val="22"/>
        </w:rPr>
        <w:t xml:space="preserve">Datos </w:t>
      </w:r>
      <w:r w:rsidR="003C06C9" w:rsidRPr="003C06C9">
        <w:rPr>
          <w:rFonts w:ascii="Arial" w:hAnsi="Arial" w:cs="Arial"/>
          <w:b/>
          <w:color w:val="000000"/>
          <w:sz w:val="22"/>
          <w:szCs w:val="22"/>
        </w:rPr>
        <w:t>a cumplimentar por el Proveedor</w:t>
      </w:r>
    </w:p>
    <w:p w:rsidR="003C06C9" w:rsidRDefault="003C06C9" w:rsidP="0015243F">
      <w:pPr>
        <w:pStyle w:val="Prrafodelista"/>
        <w:numPr>
          <w:ilvl w:val="0"/>
          <w:numId w:val="29"/>
        </w:numPr>
        <w:spacing w:before="240" w:line="276" w:lineRule="auto"/>
        <w:ind w:left="1077" w:right="-2" w:hanging="357"/>
        <w:jc w:val="both"/>
        <w:rPr>
          <w:rFonts w:ascii="Arial" w:hAnsi="Arial" w:cs="Arial"/>
          <w:color w:val="000000"/>
          <w:sz w:val="22"/>
          <w:szCs w:val="22"/>
        </w:rPr>
      </w:pPr>
      <w:r w:rsidRPr="003C06C9">
        <w:rPr>
          <w:rFonts w:ascii="Arial" w:hAnsi="Arial" w:cs="Arial"/>
          <w:b/>
          <w:color w:val="000000"/>
          <w:sz w:val="22"/>
          <w:szCs w:val="22"/>
          <w:u w:val="single"/>
        </w:rPr>
        <w:t>Nº de Documento</w:t>
      </w:r>
      <w:r w:rsidRPr="003C06C9">
        <w:rPr>
          <w:rFonts w:ascii="Arial" w:hAnsi="Arial" w:cs="Arial"/>
          <w:b/>
          <w:color w:val="000000"/>
          <w:sz w:val="22"/>
          <w:szCs w:val="22"/>
        </w:rPr>
        <w:t xml:space="preserve"> (Obligatorio): </w:t>
      </w:r>
      <w:r w:rsidR="00271217" w:rsidRPr="00CF370A">
        <w:rPr>
          <w:rFonts w:ascii="Arial" w:hAnsi="Arial" w:cs="Arial"/>
          <w:color w:val="000000"/>
          <w:sz w:val="22"/>
          <w:szCs w:val="22"/>
        </w:rPr>
        <w:t>es único</w:t>
      </w:r>
      <w:r>
        <w:rPr>
          <w:rFonts w:ascii="Arial" w:hAnsi="Arial" w:cs="Arial"/>
          <w:color w:val="000000"/>
          <w:sz w:val="22"/>
          <w:szCs w:val="22"/>
        </w:rPr>
        <w:t xml:space="preserve"> e identifica a cada uno de los documentos que deben ser emitidos por el Proveedor para dar respuesta a lo requerido en la DRF de la RM</w:t>
      </w:r>
      <w:r w:rsidR="009D18FC">
        <w:rPr>
          <w:rFonts w:ascii="Arial" w:hAnsi="Arial" w:cs="Arial"/>
          <w:color w:val="000000"/>
          <w:sz w:val="22"/>
          <w:szCs w:val="22"/>
        </w:rPr>
        <w:t xml:space="preserve"> / RC</w:t>
      </w:r>
      <w:r w:rsidR="005420B7">
        <w:rPr>
          <w:rFonts w:ascii="Arial" w:hAnsi="Arial" w:cs="Arial"/>
          <w:color w:val="000000"/>
          <w:sz w:val="22"/>
          <w:szCs w:val="22"/>
        </w:rPr>
        <w:t>, quedando reservado el 000 para el “</w:t>
      </w:r>
      <w:proofErr w:type="spellStart"/>
      <w:r w:rsidR="005420B7">
        <w:rPr>
          <w:rFonts w:ascii="Arial" w:hAnsi="Arial" w:cs="Arial"/>
          <w:color w:val="000000"/>
          <w:sz w:val="22"/>
          <w:szCs w:val="22"/>
        </w:rPr>
        <w:t>Indice</w:t>
      </w:r>
      <w:proofErr w:type="spellEnd"/>
      <w:r w:rsidR="005420B7">
        <w:rPr>
          <w:rFonts w:ascii="Arial" w:hAnsi="Arial" w:cs="Arial"/>
          <w:color w:val="000000"/>
          <w:sz w:val="22"/>
          <w:szCs w:val="22"/>
        </w:rPr>
        <w:t xml:space="preserve"> de documentos del Proveedor”.</w:t>
      </w:r>
    </w:p>
    <w:p w:rsidR="003C06C9" w:rsidRDefault="003C06C9" w:rsidP="003C06C9">
      <w:pPr>
        <w:spacing w:before="240" w:line="276" w:lineRule="auto"/>
        <w:ind w:left="1077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Este código debe establecerse en función de lo indicado en la E-CD-01</w:t>
      </w:r>
    </w:p>
    <w:p w:rsidR="003C06C9" w:rsidRPr="00CF370A" w:rsidRDefault="00B81D90" w:rsidP="003C06C9">
      <w:pPr>
        <w:pStyle w:val="Prrafodelista"/>
        <w:numPr>
          <w:ilvl w:val="0"/>
          <w:numId w:val="29"/>
        </w:numPr>
        <w:spacing w:before="240" w:line="276" w:lineRule="auto"/>
        <w:ind w:left="1077" w:right="-2" w:hanging="357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>
        <w:rPr>
          <w:rFonts w:ascii="Arial" w:hAnsi="Arial" w:cs="Arial"/>
          <w:b/>
          <w:color w:val="000000"/>
          <w:sz w:val="22"/>
          <w:szCs w:val="22"/>
          <w:u w:val="single"/>
        </w:rPr>
        <w:t>Tí</w:t>
      </w:r>
      <w:r w:rsidR="003C06C9">
        <w:rPr>
          <w:rFonts w:ascii="Arial" w:hAnsi="Arial" w:cs="Arial"/>
          <w:b/>
          <w:color w:val="000000"/>
          <w:sz w:val="22"/>
          <w:szCs w:val="22"/>
          <w:u w:val="single"/>
        </w:rPr>
        <w:t>tulo</w:t>
      </w:r>
      <w:r w:rsidR="003C06C9" w:rsidRPr="003C06C9">
        <w:rPr>
          <w:rFonts w:ascii="Arial" w:hAnsi="Arial" w:cs="Arial"/>
          <w:b/>
          <w:color w:val="000000"/>
          <w:sz w:val="22"/>
          <w:szCs w:val="22"/>
        </w:rPr>
        <w:t xml:space="preserve"> (Obligatorio)</w:t>
      </w:r>
      <w:r w:rsidR="003C06C9" w:rsidRPr="00CF370A">
        <w:rPr>
          <w:rFonts w:ascii="Arial" w:hAnsi="Arial" w:cs="Arial"/>
          <w:color w:val="000000"/>
          <w:sz w:val="22"/>
          <w:szCs w:val="22"/>
        </w:rPr>
        <w:t xml:space="preserve">: </w:t>
      </w:r>
      <w:r w:rsidR="003C06C9">
        <w:rPr>
          <w:rFonts w:ascii="Arial" w:hAnsi="Arial" w:cs="Arial"/>
          <w:color w:val="000000"/>
          <w:sz w:val="22"/>
          <w:szCs w:val="22"/>
        </w:rPr>
        <w:t>Descripción del documento registrado en la columna anterior.</w:t>
      </w:r>
    </w:p>
    <w:p w:rsidR="00271217" w:rsidRPr="00FF3835" w:rsidRDefault="009D18FC" w:rsidP="0015243F">
      <w:pPr>
        <w:pStyle w:val="Prrafodelista"/>
        <w:numPr>
          <w:ilvl w:val="0"/>
          <w:numId w:val="29"/>
        </w:numPr>
        <w:spacing w:before="240" w:line="276" w:lineRule="auto"/>
        <w:ind w:left="1077" w:right="-2" w:hanging="357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>
        <w:rPr>
          <w:rFonts w:ascii="Arial" w:hAnsi="Arial" w:cs="Arial"/>
          <w:b/>
          <w:color w:val="000000"/>
          <w:sz w:val="22"/>
          <w:szCs w:val="22"/>
          <w:u w:val="single"/>
        </w:rPr>
        <w:t>Tipo</w:t>
      </w:r>
      <w:r w:rsidR="003C06C9" w:rsidRPr="003C06C9">
        <w:rPr>
          <w:rFonts w:ascii="Arial" w:hAnsi="Arial" w:cs="Arial"/>
          <w:b/>
          <w:color w:val="000000"/>
          <w:sz w:val="22"/>
          <w:szCs w:val="22"/>
        </w:rPr>
        <w:t xml:space="preserve"> (Obligatorio)</w:t>
      </w:r>
      <w:r w:rsidR="00271217" w:rsidRPr="00CF370A">
        <w:rPr>
          <w:rFonts w:ascii="Arial" w:hAnsi="Arial" w:cs="Arial"/>
          <w:color w:val="000000"/>
          <w:sz w:val="22"/>
          <w:szCs w:val="22"/>
        </w:rPr>
        <w:t xml:space="preserve">: </w:t>
      </w:r>
      <w:r w:rsidR="003C06C9">
        <w:rPr>
          <w:rFonts w:ascii="Arial" w:hAnsi="Arial" w:cs="Arial"/>
          <w:color w:val="000000"/>
          <w:sz w:val="22"/>
          <w:szCs w:val="22"/>
        </w:rPr>
        <w:t xml:space="preserve">El Proveedor debe elegir </w:t>
      </w:r>
      <w:r w:rsidR="00517670">
        <w:rPr>
          <w:rFonts w:ascii="Arial" w:hAnsi="Arial" w:cs="Arial"/>
          <w:color w:val="000000"/>
          <w:sz w:val="22"/>
          <w:szCs w:val="22"/>
        </w:rPr>
        <w:t>el tipo documental</w:t>
      </w:r>
      <w:r w:rsidR="003C06C9">
        <w:rPr>
          <w:rFonts w:ascii="Arial" w:hAnsi="Arial" w:cs="Arial"/>
          <w:color w:val="000000"/>
          <w:sz w:val="22"/>
          <w:szCs w:val="22"/>
        </w:rPr>
        <w:t xml:space="preserve"> que correspond</w:t>
      </w:r>
      <w:r w:rsidR="00517670">
        <w:rPr>
          <w:rFonts w:ascii="Arial" w:hAnsi="Arial" w:cs="Arial"/>
          <w:color w:val="000000"/>
          <w:sz w:val="22"/>
          <w:szCs w:val="22"/>
        </w:rPr>
        <w:t>e</w:t>
      </w:r>
      <w:r w:rsidR="0042221E">
        <w:rPr>
          <w:rFonts w:ascii="Arial" w:hAnsi="Arial" w:cs="Arial"/>
          <w:color w:val="000000"/>
          <w:sz w:val="22"/>
          <w:szCs w:val="22"/>
        </w:rPr>
        <w:t xml:space="preserve"> a cada documento registrado </w:t>
      </w:r>
      <w:r w:rsidR="003C06C9">
        <w:rPr>
          <w:rFonts w:ascii="Arial" w:hAnsi="Arial" w:cs="Arial"/>
          <w:color w:val="000000"/>
          <w:sz w:val="22"/>
          <w:szCs w:val="22"/>
        </w:rPr>
        <w:t>de la lista que se despliega en la celda correspondiente.</w:t>
      </w:r>
    </w:p>
    <w:p w:rsidR="00271217" w:rsidRDefault="003C06C9" w:rsidP="0015243F">
      <w:pPr>
        <w:pStyle w:val="Prrafodelista"/>
        <w:numPr>
          <w:ilvl w:val="0"/>
          <w:numId w:val="29"/>
        </w:numPr>
        <w:spacing w:before="240" w:line="276" w:lineRule="auto"/>
        <w:ind w:left="1077" w:right="-2" w:hanging="357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  <w:u w:val="single"/>
        </w:rPr>
        <w:t>Nº Documento Proveedor</w:t>
      </w:r>
      <w:r w:rsidRPr="003C06C9">
        <w:rPr>
          <w:rFonts w:ascii="Arial" w:hAnsi="Arial" w:cs="Arial"/>
          <w:b/>
          <w:color w:val="000000"/>
          <w:sz w:val="22"/>
          <w:szCs w:val="22"/>
        </w:rPr>
        <w:t xml:space="preserve"> (O</w:t>
      </w:r>
      <w:r>
        <w:rPr>
          <w:rFonts w:ascii="Arial" w:hAnsi="Arial" w:cs="Arial"/>
          <w:b/>
          <w:color w:val="000000"/>
          <w:sz w:val="22"/>
          <w:szCs w:val="22"/>
        </w:rPr>
        <w:t>pcional</w:t>
      </w:r>
      <w:r w:rsidRPr="003C06C9">
        <w:rPr>
          <w:rFonts w:ascii="Arial" w:hAnsi="Arial" w:cs="Arial"/>
          <w:b/>
          <w:color w:val="000000"/>
          <w:sz w:val="22"/>
          <w:szCs w:val="22"/>
        </w:rPr>
        <w:t>)</w:t>
      </w:r>
      <w:r w:rsidR="00271217" w:rsidRPr="00CF370A">
        <w:rPr>
          <w:rFonts w:ascii="Arial" w:hAnsi="Arial" w:cs="Arial"/>
          <w:color w:val="000000"/>
          <w:sz w:val="22"/>
          <w:szCs w:val="22"/>
        </w:rPr>
        <w:t xml:space="preserve">: </w:t>
      </w:r>
      <w:r>
        <w:rPr>
          <w:rFonts w:ascii="Arial" w:hAnsi="Arial" w:cs="Arial"/>
          <w:color w:val="000000"/>
          <w:sz w:val="22"/>
          <w:szCs w:val="22"/>
        </w:rPr>
        <w:t xml:space="preserve">Identificación del documento relacionado de acuerdo con las normas de calidad del Proveedor. </w:t>
      </w:r>
    </w:p>
    <w:p w:rsidR="003C06C9" w:rsidRPr="00FF3835" w:rsidRDefault="003C06C9" w:rsidP="003C06C9">
      <w:pPr>
        <w:pStyle w:val="Prrafodelista"/>
        <w:numPr>
          <w:ilvl w:val="0"/>
          <w:numId w:val="29"/>
        </w:numPr>
        <w:spacing w:before="240" w:line="276" w:lineRule="auto"/>
        <w:ind w:left="1077" w:right="-2" w:hanging="357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>
        <w:rPr>
          <w:rFonts w:ascii="Arial" w:hAnsi="Arial" w:cs="Arial"/>
          <w:b/>
          <w:color w:val="000000"/>
          <w:sz w:val="22"/>
          <w:szCs w:val="22"/>
          <w:u w:val="single"/>
        </w:rPr>
        <w:lastRenderedPageBreak/>
        <w:t>Tipo Modificación</w:t>
      </w:r>
      <w:r w:rsidRPr="003C06C9">
        <w:rPr>
          <w:rFonts w:ascii="Arial" w:hAnsi="Arial" w:cs="Arial"/>
          <w:b/>
          <w:color w:val="000000"/>
          <w:sz w:val="22"/>
          <w:szCs w:val="22"/>
        </w:rPr>
        <w:t xml:space="preserve"> (Obligatorio)</w:t>
      </w:r>
      <w:r w:rsidRPr="00CF370A">
        <w:rPr>
          <w:rFonts w:ascii="Arial" w:hAnsi="Arial" w:cs="Arial"/>
          <w:color w:val="000000"/>
          <w:sz w:val="22"/>
          <w:szCs w:val="22"/>
        </w:rPr>
        <w:t xml:space="preserve">: </w:t>
      </w:r>
      <w:r>
        <w:rPr>
          <w:rFonts w:ascii="Arial" w:hAnsi="Arial" w:cs="Arial"/>
          <w:color w:val="000000"/>
          <w:sz w:val="22"/>
          <w:szCs w:val="22"/>
        </w:rPr>
        <w:t>El Proveedor debe elegir el motivo por el que se incluye o revisa el documento registrado e</w:t>
      </w:r>
      <w:r w:rsidR="000A6155">
        <w:rPr>
          <w:rFonts w:ascii="Arial" w:hAnsi="Arial" w:cs="Arial"/>
          <w:color w:val="000000"/>
          <w:sz w:val="22"/>
          <w:szCs w:val="22"/>
        </w:rPr>
        <w:t>n</w:t>
      </w:r>
      <w:r>
        <w:rPr>
          <w:rFonts w:ascii="Arial" w:hAnsi="Arial" w:cs="Arial"/>
          <w:color w:val="000000"/>
          <w:sz w:val="22"/>
          <w:szCs w:val="22"/>
        </w:rPr>
        <w:t xml:space="preserve"> la lista que se despliega en la celda correspondiente.</w:t>
      </w:r>
    </w:p>
    <w:p w:rsidR="001B7022" w:rsidRPr="001B7022" w:rsidRDefault="001B7022" w:rsidP="001B7022">
      <w:pPr>
        <w:pStyle w:val="Prrafodelista"/>
        <w:numPr>
          <w:ilvl w:val="0"/>
          <w:numId w:val="29"/>
        </w:numPr>
        <w:spacing w:before="240" w:line="276" w:lineRule="auto"/>
        <w:ind w:left="1077" w:right="-2" w:hanging="357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1B7022">
        <w:rPr>
          <w:rFonts w:ascii="Arial" w:hAnsi="Arial" w:cs="Arial"/>
          <w:b/>
          <w:color w:val="000000"/>
          <w:sz w:val="22"/>
          <w:szCs w:val="22"/>
          <w:u w:val="single"/>
        </w:rPr>
        <w:t>Código Cliente</w:t>
      </w:r>
      <w:r w:rsidR="00C37F5F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C37F5F">
        <w:rPr>
          <w:rFonts w:ascii="Arial" w:hAnsi="Arial" w:cs="Arial"/>
          <w:b/>
          <w:color w:val="000000"/>
          <w:sz w:val="22"/>
          <w:szCs w:val="22"/>
        </w:rPr>
        <w:t>(Obligatorio):</w:t>
      </w:r>
      <w:r w:rsidR="00C37F5F">
        <w:rPr>
          <w:rFonts w:ascii="Arial" w:hAnsi="Arial" w:cs="Arial"/>
          <w:color w:val="000000"/>
          <w:sz w:val="22"/>
          <w:szCs w:val="22"/>
        </w:rPr>
        <w:t xml:space="preserve"> En aquellos proyectos en los que el Cliente exija su cumplimentación, el Proveedor deberá rellenar esta columna con la </w:t>
      </w:r>
      <w:r w:rsidR="002026A0">
        <w:rPr>
          <w:rFonts w:ascii="Arial" w:hAnsi="Arial" w:cs="Arial"/>
          <w:color w:val="000000"/>
          <w:sz w:val="22"/>
          <w:szCs w:val="22"/>
        </w:rPr>
        <w:t xml:space="preserve">codificación </w:t>
      </w:r>
      <w:r w:rsidR="00C37F5F">
        <w:rPr>
          <w:rFonts w:ascii="Arial" w:hAnsi="Arial" w:cs="Arial"/>
          <w:color w:val="000000"/>
          <w:sz w:val="22"/>
          <w:szCs w:val="22"/>
        </w:rPr>
        <w:t xml:space="preserve">indicada por </w:t>
      </w:r>
      <w:r w:rsidR="002026A0">
        <w:rPr>
          <w:rFonts w:ascii="Arial" w:hAnsi="Arial" w:cs="Arial"/>
          <w:color w:val="000000"/>
          <w:sz w:val="22"/>
          <w:szCs w:val="22"/>
        </w:rPr>
        <w:t>é</w:t>
      </w:r>
      <w:r w:rsidR="00C37F5F">
        <w:rPr>
          <w:rFonts w:ascii="Arial" w:hAnsi="Arial" w:cs="Arial"/>
          <w:color w:val="000000"/>
          <w:sz w:val="22"/>
          <w:szCs w:val="22"/>
        </w:rPr>
        <w:t>l.</w:t>
      </w:r>
    </w:p>
    <w:p w:rsidR="00FF3835" w:rsidRPr="00756F0A" w:rsidRDefault="00FF3835" w:rsidP="00FF3835">
      <w:pPr>
        <w:pStyle w:val="Prrafodelista"/>
        <w:numPr>
          <w:ilvl w:val="0"/>
          <w:numId w:val="29"/>
        </w:numPr>
        <w:spacing w:before="240" w:line="276" w:lineRule="auto"/>
        <w:ind w:left="1077" w:right="-2" w:hanging="357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Fecha </w:t>
      </w:r>
      <w:r w:rsidR="00170129">
        <w:rPr>
          <w:rFonts w:ascii="Arial" w:hAnsi="Arial" w:cs="Arial"/>
          <w:b/>
          <w:color w:val="000000"/>
          <w:sz w:val="22"/>
          <w:szCs w:val="22"/>
          <w:u w:val="single"/>
        </w:rPr>
        <w:t>contractual</w:t>
      </w:r>
      <w:r w:rsidRPr="003C06C9">
        <w:rPr>
          <w:rFonts w:ascii="Arial" w:hAnsi="Arial" w:cs="Arial"/>
          <w:b/>
          <w:color w:val="000000"/>
          <w:sz w:val="22"/>
          <w:szCs w:val="22"/>
        </w:rPr>
        <w:t xml:space="preserve"> (Obligatorio)</w:t>
      </w:r>
      <w:r w:rsidRPr="00CF370A">
        <w:rPr>
          <w:rFonts w:ascii="Arial" w:hAnsi="Arial" w:cs="Arial"/>
          <w:color w:val="000000"/>
          <w:sz w:val="22"/>
          <w:szCs w:val="22"/>
        </w:rPr>
        <w:t xml:space="preserve">: </w:t>
      </w:r>
      <w:r>
        <w:rPr>
          <w:rFonts w:ascii="Arial" w:hAnsi="Arial" w:cs="Arial"/>
          <w:color w:val="000000"/>
          <w:sz w:val="22"/>
          <w:szCs w:val="22"/>
        </w:rPr>
        <w:t>Fecha en la que se editará este documento por primera vez, o su revisión</w:t>
      </w:r>
      <w:ins w:id="2" w:author="MFV" w:date="2013-05-21T15:46:00Z">
        <w:r w:rsidR="00017D00" w:rsidRPr="00756F0A">
          <w:rPr>
            <w:rFonts w:ascii="Arial" w:hAnsi="Arial" w:cs="Arial"/>
            <w:color w:val="000000"/>
            <w:sz w:val="22"/>
            <w:szCs w:val="22"/>
          </w:rPr>
          <w:t xml:space="preserve">, </w:t>
        </w:r>
      </w:ins>
      <w:r w:rsidR="0042221E">
        <w:rPr>
          <w:rFonts w:ascii="Arial" w:hAnsi="Arial" w:cs="Arial"/>
          <w:color w:val="000000"/>
          <w:sz w:val="22"/>
          <w:szCs w:val="22"/>
        </w:rPr>
        <w:t>basándose en</w:t>
      </w:r>
      <w:ins w:id="3" w:author="MFV" w:date="2013-05-21T15:46:00Z">
        <w:r w:rsidR="00017D00" w:rsidRPr="00756F0A">
          <w:rPr>
            <w:rFonts w:ascii="Arial" w:hAnsi="Arial" w:cs="Arial"/>
            <w:color w:val="000000"/>
            <w:sz w:val="22"/>
            <w:szCs w:val="22"/>
          </w:rPr>
          <w:t xml:space="preserve"> los plazos establecidos en la DRF de la</w:t>
        </w:r>
        <w:r w:rsidR="00017D00">
          <w:rPr>
            <w:rFonts w:ascii="Arial" w:hAnsi="Arial" w:cs="Arial"/>
            <w:color w:val="000000"/>
            <w:sz w:val="22"/>
            <w:szCs w:val="22"/>
          </w:rPr>
          <w:t xml:space="preserve"> RM</w:t>
        </w:r>
      </w:ins>
      <w:r w:rsidR="009D18FC">
        <w:rPr>
          <w:rFonts w:ascii="Arial" w:hAnsi="Arial" w:cs="Arial"/>
          <w:color w:val="000000"/>
          <w:sz w:val="22"/>
          <w:szCs w:val="22"/>
        </w:rPr>
        <w:t>/RC</w:t>
      </w:r>
      <w:r>
        <w:rPr>
          <w:rFonts w:ascii="Arial" w:hAnsi="Arial" w:cs="Arial"/>
          <w:color w:val="000000"/>
          <w:sz w:val="22"/>
          <w:szCs w:val="22"/>
        </w:rPr>
        <w:t>. Esta fecha se recoge en el GID</w:t>
      </w:r>
      <w:r w:rsidR="009D18FC">
        <w:rPr>
          <w:rFonts w:ascii="Arial" w:hAnsi="Arial" w:cs="Arial"/>
          <w:color w:val="000000"/>
          <w:sz w:val="22"/>
          <w:szCs w:val="22"/>
        </w:rPr>
        <w:t xml:space="preserve"> </w:t>
      </w:r>
      <w:r w:rsidR="009D18FC" w:rsidRPr="00756F0A">
        <w:rPr>
          <w:rFonts w:ascii="Arial" w:hAnsi="Arial" w:cs="Arial"/>
          <w:color w:val="000000"/>
          <w:sz w:val="22"/>
          <w:szCs w:val="22"/>
        </w:rPr>
        <w:t>como fecha requerida, posibilitando</w:t>
      </w:r>
      <w:r>
        <w:rPr>
          <w:rFonts w:ascii="Arial" w:hAnsi="Arial" w:cs="Arial"/>
          <w:color w:val="000000"/>
          <w:sz w:val="22"/>
          <w:szCs w:val="22"/>
        </w:rPr>
        <w:t xml:space="preserve"> los trabajos de activación</w:t>
      </w:r>
    </w:p>
    <w:p w:rsidR="00FF3835" w:rsidRDefault="00FF3835" w:rsidP="00FF3835">
      <w:pPr>
        <w:spacing w:before="240"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 w:rsidRPr="00FF3835">
        <w:rPr>
          <w:rFonts w:ascii="Arial" w:hAnsi="Arial" w:cs="Arial"/>
          <w:color w:val="000000"/>
          <w:sz w:val="22"/>
          <w:szCs w:val="22"/>
        </w:rPr>
        <w:t xml:space="preserve">Las columnas indicadas deben </w:t>
      </w:r>
      <w:r>
        <w:rPr>
          <w:rFonts w:ascii="Arial" w:hAnsi="Arial" w:cs="Arial"/>
          <w:color w:val="000000"/>
          <w:sz w:val="22"/>
          <w:szCs w:val="22"/>
        </w:rPr>
        <w:t>mantener</w:t>
      </w:r>
      <w:r w:rsidR="0042221E">
        <w:rPr>
          <w:rFonts w:ascii="Arial" w:hAnsi="Arial" w:cs="Arial"/>
          <w:color w:val="000000"/>
          <w:sz w:val="22"/>
          <w:szCs w:val="22"/>
        </w:rPr>
        <w:t>se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42221E">
        <w:rPr>
          <w:rFonts w:ascii="Arial" w:hAnsi="Arial" w:cs="Arial"/>
          <w:color w:val="000000"/>
          <w:sz w:val="22"/>
          <w:szCs w:val="22"/>
        </w:rPr>
        <w:t>en</w:t>
      </w:r>
      <w:r>
        <w:rPr>
          <w:rFonts w:ascii="Arial" w:hAnsi="Arial" w:cs="Arial"/>
          <w:color w:val="000000"/>
          <w:sz w:val="22"/>
          <w:szCs w:val="22"/>
        </w:rPr>
        <w:t xml:space="preserve"> el orden</w:t>
      </w:r>
      <w:r w:rsidR="0042221E">
        <w:rPr>
          <w:rFonts w:ascii="Arial" w:hAnsi="Arial" w:cs="Arial"/>
          <w:color w:val="000000"/>
          <w:sz w:val="22"/>
          <w:szCs w:val="22"/>
        </w:rPr>
        <w:t xml:space="preserve"> en el que están descritas en la plantilla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FF3835" w:rsidRPr="00FF3835" w:rsidRDefault="00FF3835" w:rsidP="00FF3835">
      <w:pPr>
        <w:spacing w:before="240"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Las instrucciones </w:t>
      </w:r>
      <w:r w:rsidR="0042221E">
        <w:rPr>
          <w:rFonts w:ascii="Arial" w:hAnsi="Arial" w:cs="Arial"/>
          <w:color w:val="000000"/>
          <w:sz w:val="22"/>
          <w:szCs w:val="22"/>
        </w:rPr>
        <w:t>para el</w:t>
      </w:r>
      <w:r>
        <w:rPr>
          <w:rFonts w:ascii="Arial" w:hAnsi="Arial" w:cs="Arial"/>
          <w:color w:val="000000"/>
          <w:sz w:val="22"/>
          <w:szCs w:val="22"/>
        </w:rPr>
        <w:t xml:space="preserve"> Proveedor están incluidas en la E-CD-01</w:t>
      </w:r>
    </w:p>
    <w:p w:rsidR="00BC7994" w:rsidRDefault="00BC7994">
      <w:pPr>
        <w:rPr>
          <w:rFonts w:ascii="Arial" w:hAnsi="Arial" w:cs="Arial"/>
          <w:b/>
          <w:caps/>
          <w:color w:val="000000"/>
          <w:sz w:val="22"/>
          <w:szCs w:val="22"/>
        </w:rPr>
      </w:pPr>
    </w:p>
    <w:p w:rsidR="0099706D" w:rsidRDefault="0056454F" w:rsidP="00293419">
      <w:pPr>
        <w:pStyle w:val="Prrafodelista"/>
        <w:numPr>
          <w:ilvl w:val="1"/>
          <w:numId w:val="9"/>
        </w:numPr>
        <w:spacing w:line="276" w:lineRule="auto"/>
        <w:ind w:right="-2"/>
        <w:jc w:val="both"/>
        <w:rPr>
          <w:rFonts w:ascii="Arial" w:hAnsi="Arial" w:cs="Arial"/>
          <w:b/>
          <w:caps/>
          <w:color w:val="000000"/>
          <w:sz w:val="22"/>
          <w:szCs w:val="22"/>
        </w:rPr>
      </w:pPr>
      <w:r w:rsidRPr="0056454F">
        <w:rPr>
          <w:rFonts w:ascii="Arial" w:hAnsi="Arial" w:cs="Arial"/>
          <w:b/>
          <w:color w:val="000000"/>
          <w:sz w:val="22"/>
          <w:szCs w:val="22"/>
        </w:rPr>
        <w:t>Hoja</w:t>
      </w:r>
      <w:r w:rsidR="00293419">
        <w:rPr>
          <w:rFonts w:ascii="Arial" w:hAnsi="Arial" w:cs="Arial"/>
          <w:b/>
          <w:caps/>
          <w:color w:val="000000"/>
          <w:sz w:val="22"/>
          <w:szCs w:val="22"/>
        </w:rPr>
        <w:t xml:space="preserve"> items</w:t>
      </w:r>
      <w:r w:rsidR="0099706D" w:rsidRPr="00293419">
        <w:rPr>
          <w:rFonts w:ascii="Arial" w:hAnsi="Arial" w:cs="Arial"/>
          <w:b/>
          <w:caps/>
          <w:color w:val="000000"/>
          <w:sz w:val="22"/>
          <w:szCs w:val="22"/>
        </w:rPr>
        <w:t xml:space="preserve">: </w:t>
      </w:r>
    </w:p>
    <w:p w:rsidR="00293419" w:rsidRDefault="00293419" w:rsidP="00293419">
      <w:pPr>
        <w:spacing w:before="240"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Desde el GID, al extraer el formato para enviar al Proveedor, se incluirán</w:t>
      </w:r>
      <w:r w:rsidR="002026A0">
        <w:rPr>
          <w:rFonts w:ascii="Arial" w:hAnsi="Arial" w:cs="Arial"/>
          <w:color w:val="000000"/>
          <w:sz w:val="22"/>
          <w:szCs w:val="22"/>
        </w:rPr>
        <w:t xml:space="preserve"> </w:t>
      </w:r>
      <w:r w:rsidR="002026A0" w:rsidRPr="00756F0A">
        <w:rPr>
          <w:rFonts w:ascii="Arial" w:hAnsi="Arial" w:cs="Arial"/>
          <w:color w:val="000000"/>
          <w:sz w:val="22"/>
          <w:szCs w:val="22"/>
        </w:rPr>
        <w:t>automáticamente en la hoja DATOS,</w:t>
      </w:r>
      <w:r>
        <w:rPr>
          <w:rFonts w:ascii="Arial" w:hAnsi="Arial" w:cs="Arial"/>
          <w:color w:val="000000"/>
          <w:sz w:val="22"/>
          <w:szCs w:val="22"/>
        </w:rPr>
        <w:t xml:space="preserve"> los ítems del Pedido correspondiente.</w:t>
      </w:r>
    </w:p>
    <w:p w:rsidR="00293419" w:rsidRDefault="00293419" w:rsidP="00293419">
      <w:pPr>
        <w:spacing w:before="240"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 Proveedor debe asociar a cada documento de los registrados en la hoja INDICE-INDEX el/los ítem/s correspondiente/s.</w:t>
      </w:r>
    </w:p>
    <w:p w:rsidR="00517670" w:rsidRDefault="00517670" w:rsidP="00293419">
      <w:pPr>
        <w:spacing w:before="240"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plantilla tiene creadas 30 columnas, equivalentes a 30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Items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Si en el pedido son necesarios más de esta cantidad, se </w:t>
      </w:r>
      <w:r w:rsidR="00DF6E68">
        <w:rPr>
          <w:rFonts w:ascii="Arial" w:hAnsi="Arial" w:cs="Arial"/>
          <w:color w:val="000000"/>
          <w:sz w:val="22"/>
          <w:szCs w:val="22"/>
        </w:rPr>
        <w:t xml:space="preserve">habilitarán </w:t>
      </w:r>
      <w:r>
        <w:rPr>
          <w:rFonts w:ascii="Arial" w:hAnsi="Arial" w:cs="Arial"/>
          <w:color w:val="000000"/>
          <w:sz w:val="22"/>
          <w:szCs w:val="22"/>
        </w:rPr>
        <w:t xml:space="preserve">tantas columnas como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Items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se requiera para el pedido.</w:t>
      </w:r>
    </w:p>
    <w:p w:rsidR="004062D8" w:rsidRDefault="004062D8" w:rsidP="00293419">
      <w:pPr>
        <w:spacing w:before="240"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La asociación al documento</w:t>
      </w:r>
      <w:r w:rsidR="002026A0">
        <w:rPr>
          <w:rFonts w:ascii="Arial" w:hAnsi="Arial" w:cs="Arial"/>
          <w:color w:val="000000"/>
          <w:sz w:val="22"/>
          <w:szCs w:val="22"/>
        </w:rPr>
        <w:t xml:space="preserve"> de los ítems </w:t>
      </w:r>
      <w:r>
        <w:rPr>
          <w:rFonts w:ascii="Arial" w:hAnsi="Arial" w:cs="Arial"/>
          <w:color w:val="000000"/>
          <w:sz w:val="22"/>
          <w:szCs w:val="22"/>
        </w:rPr>
        <w:t xml:space="preserve">se realizará </w:t>
      </w:r>
      <w:r w:rsidR="00C37F5F" w:rsidRPr="00756F0A">
        <w:rPr>
          <w:rFonts w:ascii="Arial" w:hAnsi="Arial" w:cs="Arial"/>
          <w:color w:val="000000"/>
          <w:sz w:val="22"/>
          <w:szCs w:val="22"/>
        </w:rPr>
        <w:t xml:space="preserve">automáticamente </w:t>
      </w:r>
      <w:r>
        <w:rPr>
          <w:rFonts w:ascii="Arial" w:hAnsi="Arial" w:cs="Arial"/>
          <w:color w:val="000000"/>
          <w:sz w:val="22"/>
          <w:szCs w:val="22"/>
        </w:rPr>
        <w:t>en el GID</w:t>
      </w:r>
      <w:r w:rsidR="002026A0">
        <w:rPr>
          <w:rFonts w:ascii="Arial" w:hAnsi="Arial" w:cs="Arial"/>
          <w:color w:val="000000"/>
          <w:sz w:val="22"/>
          <w:szCs w:val="22"/>
        </w:rPr>
        <w:t>,</w:t>
      </w:r>
      <w:r>
        <w:rPr>
          <w:rFonts w:ascii="Arial" w:hAnsi="Arial" w:cs="Arial"/>
          <w:color w:val="000000"/>
          <w:sz w:val="22"/>
          <w:szCs w:val="22"/>
        </w:rPr>
        <w:t xml:space="preserve"> una vez incorporado el documento</w:t>
      </w:r>
      <w:r w:rsidR="002026A0">
        <w:rPr>
          <w:rFonts w:ascii="Arial" w:hAnsi="Arial" w:cs="Arial"/>
          <w:color w:val="000000"/>
          <w:sz w:val="22"/>
          <w:szCs w:val="22"/>
        </w:rPr>
        <w:t xml:space="preserve"> </w:t>
      </w:r>
      <w:r w:rsidR="002026A0" w:rsidRPr="00756F0A">
        <w:rPr>
          <w:rFonts w:ascii="Arial" w:hAnsi="Arial" w:cs="Arial"/>
          <w:color w:val="000000"/>
          <w:sz w:val="22"/>
          <w:szCs w:val="22"/>
        </w:rPr>
        <w:t xml:space="preserve">recibido del Proveedor. </w:t>
      </w:r>
      <w:r w:rsidR="001C18D8">
        <w:rPr>
          <w:rFonts w:ascii="Arial" w:hAnsi="Arial" w:cs="Arial"/>
          <w:color w:val="000000"/>
          <w:sz w:val="22"/>
          <w:szCs w:val="22"/>
        </w:rPr>
        <w:t>Si la revisión del</w:t>
      </w:r>
      <w:r w:rsidR="002026A0" w:rsidRPr="00756F0A">
        <w:rPr>
          <w:rFonts w:ascii="Arial" w:hAnsi="Arial" w:cs="Arial"/>
          <w:color w:val="000000"/>
          <w:sz w:val="22"/>
          <w:szCs w:val="22"/>
        </w:rPr>
        <w:t xml:space="preserve"> especialista</w:t>
      </w:r>
      <w:r w:rsidR="001C18D8">
        <w:rPr>
          <w:rFonts w:ascii="Arial" w:hAnsi="Arial" w:cs="Arial"/>
          <w:color w:val="000000"/>
          <w:sz w:val="22"/>
          <w:szCs w:val="22"/>
        </w:rPr>
        <w:t xml:space="preserve"> supone </w:t>
      </w:r>
      <w:r w:rsidR="002026A0" w:rsidRPr="00756F0A">
        <w:rPr>
          <w:rFonts w:ascii="Arial" w:hAnsi="Arial" w:cs="Arial"/>
          <w:color w:val="000000"/>
          <w:sz w:val="22"/>
          <w:szCs w:val="22"/>
        </w:rPr>
        <w:t xml:space="preserve">alguna modificación </w:t>
      </w:r>
      <w:r w:rsidR="001C18D8">
        <w:rPr>
          <w:rFonts w:ascii="Arial" w:hAnsi="Arial" w:cs="Arial"/>
          <w:color w:val="000000"/>
          <w:sz w:val="22"/>
          <w:szCs w:val="22"/>
        </w:rPr>
        <w:t>a</w:t>
      </w:r>
      <w:r w:rsidR="002026A0" w:rsidRPr="00756F0A">
        <w:rPr>
          <w:rFonts w:ascii="Arial" w:hAnsi="Arial" w:cs="Arial"/>
          <w:color w:val="000000"/>
          <w:sz w:val="22"/>
          <w:szCs w:val="22"/>
        </w:rPr>
        <w:t xml:space="preserve"> los mismos, debe</w:t>
      </w:r>
      <w:r w:rsidR="001C18D8">
        <w:rPr>
          <w:rFonts w:ascii="Arial" w:hAnsi="Arial" w:cs="Arial"/>
          <w:color w:val="000000"/>
          <w:sz w:val="22"/>
          <w:szCs w:val="22"/>
        </w:rPr>
        <w:t xml:space="preserve"> </w:t>
      </w:r>
      <w:r w:rsidR="002026A0" w:rsidRPr="00756F0A">
        <w:rPr>
          <w:rFonts w:ascii="Arial" w:hAnsi="Arial" w:cs="Arial"/>
          <w:color w:val="000000"/>
          <w:sz w:val="22"/>
          <w:szCs w:val="22"/>
        </w:rPr>
        <w:t>re</w:t>
      </w:r>
      <w:r w:rsidR="001C18D8">
        <w:rPr>
          <w:rFonts w:ascii="Arial" w:hAnsi="Arial" w:cs="Arial"/>
          <w:color w:val="000000"/>
          <w:sz w:val="22"/>
          <w:szCs w:val="22"/>
        </w:rPr>
        <w:t>alizarse</w:t>
      </w:r>
      <w:r w:rsidR="002026A0" w:rsidRPr="00756F0A">
        <w:rPr>
          <w:rFonts w:ascii="Arial" w:hAnsi="Arial" w:cs="Arial"/>
          <w:color w:val="000000"/>
          <w:sz w:val="22"/>
          <w:szCs w:val="22"/>
        </w:rPr>
        <w:t xml:space="preserve"> manualmente.</w:t>
      </w:r>
      <w:ins w:id="4" w:author="MFV" w:date="2013-05-21T15:47:00Z">
        <w:r w:rsidR="00017D00">
          <w:rPr>
            <w:rFonts w:ascii="Arial" w:hAnsi="Arial" w:cs="Arial"/>
            <w:color w:val="000000"/>
            <w:sz w:val="22"/>
            <w:szCs w:val="22"/>
          </w:rPr>
          <w:t xml:space="preserve"> </w:t>
        </w:r>
      </w:ins>
    </w:p>
    <w:p w:rsidR="004062D8" w:rsidRPr="00170129" w:rsidRDefault="004062D8" w:rsidP="00170129">
      <w:pPr>
        <w:rPr>
          <w:rFonts w:ascii="Arial" w:hAnsi="Arial" w:cs="Arial"/>
          <w:b/>
          <w:caps/>
          <w:color w:val="000000"/>
          <w:sz w:val="22"/>
          <w:szCs w:val="22"/>
        </w:rPr>
      </w:pPr>
    </w:p>
    <w:p w:rsidR="004062D8" w:rsidRDefault="0056454F" w:rsidP="004062D8">
      <w:pPr>
        <w:pStyle w:val="Prrafodelista"/>
        <w:numPr>
          <w:ilvl w:val="1"/>
          <w:numId w:val="9"/>
        </w:numPr>
        <w:spacing w:line="276" w:lineRule="auto"/>
        <w:ind w:right="-2"/>
        <w:jc w:val="both"/>
        <w:rPr>
          <w:rFonts w:ascii="Arial" w:hAnsi="Arial" w:cs="Arial"/>
          <w:b/>
          <w:caps/>
          <w:color w:val="000000"/>
          <w:sz w:val="22"/>
          <w:szCs w:val="22"/>
        </w:rPr>
      </w:pPr>
      <w:r w:rsidRPr="0056454F">
        <w:rPr>
          <w:rFonts w:ascii="Arial" w:hAnsi="Arial" w:cs="Arial"/>
          <w:b/>
          <w:color w:val="000000"/>
          <w:sz w:val="22"/>
          <w:szCs w:val="22"/>
        </w:rPr>
        <w:t>Hoja</w:t>
      </w:r>
      <w:r w:rsidR="004062D8">
        <w:rPr>
          <w:rFonts w:ascii="Arial" w:hAnsi="Arial" w:cs="Arial"/>
          <w:b/>
          <w:caps/>
          <w:color w:val="000000"/>
          <w:sz w:val="22"/>
          <w:szCs w:val="22"/>
        </w:rPr>
        <w:t xml:space="preserve"> DATOS</w:t>
      </w:r>
      <w:r w:rsidR="004062D8" w:rsidRPr="00293419">
        <w:rPr>
          <w:rFonts w:ascii="Arial" w:hAnsi="Arial" w:cs="Arial"/>
          <w:b/>
          <w:caps/>
          <w:color w:val="000000"/>
          <w:sz w:val="22"/>
          <w:szCs w:val="22"/>
        </w:rPr>
        <w:t xml:space="preserve">: </w:t>
      </w:r>
    </w:p>
    <w:p w:rsidR="004062D8" w:rsidRDefault="004062D8" w:rsidP="004062D8">
      <w:pPr>
        <w:spacing w:before="240"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En esta hoja </w:t>
      </w:r>
      <w:r w:rsidR="00756F0A" w:rsidRPr="00756F0A">
        <w:rPr>
          <w:rFonts w:ascii="Arial" w:hAnsi="Arial" w:cs="Arial"/>
          <w:color w:val="000000"/>
          <w:sz w:val="22"/>
          <w:szCs w:val="22"/>
        </w:rPr>
        <w:t>el GID vuelc</w:t>
      </w:r>
      <w:r w:rsidR="009D18FC" w:rsidRPr="00756F0A">
        <w:rPr>
          <w:rFonts w:ascii="Arial" w:hAnsi="Arial" w:cs="Arial"/>
          <w:color w:val="000000"/>
          <w:sz w:val="22"/>
          <w:szCs w:val="22"/>
        </w:rPr>
        <w:t xml:space="preserve">a </w:t>
      </w:r>
      <w:r>
        <w:rPr>
          <w:rFonts w:ascii="Arial" w:hAnsi="Arial" w:cs="Arial"/>
          <w:color w:val="000000"/>
          <w:sz w:val="22"/>
          <w:szCs w:val="22"/>
        </w:rPr>
        <w:t>toda la información que se envía ya cumplimentada al Proveedor, o que se le ofrece al mismo a través de los combos de elección.</w:t>
      </w:r>
    </w:p>
    <w:p w:rsidR="00BB3A85" w:rsidRPr="00BB3A85" w:rsidRDefault="00BB3A85" w:rsidP="004062D8">
      <w:pPr>
        <w:spacing w:before="240"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En el envío que se realice al Proveedor esta hoja irá </w:t>
      </w:r>
      <w:r w:rsidRPr="00BB3A85">
        <w:rPr>
          <w:rFonts w:ascii="Arial" w:hAnsi="Arial" w:cs="Arial"/>
          <w:b/>
          <w:color w:val="000000"/>
          <w:sz w:val="22"/>
          <w:szCs w:val="22"/>
        </w:rPr>
        <w:t>OCULTA</w:t>
      </w:r>
      <w:r>
        <w:rPr>
          <w:rFonts w:ascii="Arial" w:hAnsi="Arial" w:cs="Arial"/>
          <w:b/>
          <w:color w:val="000000"/>
          <w:sz w:val="22"/>
          <w:szCs w:val="22"/>
        </w:rPr>
        <w:t xml:space="preserve">, </w:t>
      </w:r>
      <w:r w:rsidRPr="00BB3A85">
        <w:rPr>
          <w:rFonts w:ascii="Arial" w:hAnsi="Arial" w:cs="Arial"/>
          <w:color w:val="000000"/>
          <w:sz w:val="22"/>
          <w:szCs w:val="22"/>
        </w:rPr>
        <w:t xml:space="preserve">dato este </w:t>
      </w:r>
      <w:r>
        <w:rPr>
          <w:rFonts w:ascii="Arial" w:hAnsi="Arial" w:cs="Arial"/>
          <w:color w:val="000000"/>
          <w:sz w:val="22"/>
          <w:szCs w:val="22"/>
        </w:rPr>
        <w:t xml:space="preserve">que se debe </w:t>
      </w:r>
      <w:r w:rsidRPr="00BB3A85">
        <w:rPr>
          <w:rFonts w:ascii="Arial" w:hAnsi="Arial" w:cs="Arial"/>
          <w:color w:val="000000"/>
          <w:sz w:val="22"/>
          <w:szCs w:val="22"/>
        </w:rPr>
        <w:t>tener en cuenta al confeccionar la plantilla para el proyecto</w:t>
      </w:r>
    </w:p>
    <w:p w:rsidR="004062D8" w:rsidRPr="00BB3A85" w:rsidRDefault="004062D8" w:rsidP="0056454F">
      <w:pPr>
        <w:pStyle w:val="Prrafodelista"/>
        <w:numPr>
          <w:ilvl w:val="2"/>
          <w:numId w:val="9"/>
        </w:numPr>
        <w:spacing w:before="360" w:line="276" w:lineRule="auto"/>
        <w:ind w:left="1418" w:hanging="709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BB3A85">
        <w:rPr>
          <w:rFonts w:ascii="Arial" w:hAnsi="Arial" w:cs="Arial"/>
          <w:b/>
          <w:color w:val="000000"/>
          <w:sz w:val="22"/>
          <w:szCs w:val="22"/>
        </w:rPr>
        <w:t>Columna A</w:t>
      </w:r>
      <w:r w:rsidR="00BB3A85">
        <w:rPr>
          <w:rFonts w:ascii="Arial" w:hAnsi="Arial" w:cs="Arial"/>
          <w:b/>
          <w:color w:val="000000"/>
          <w:sz w:val="22"/>
          <w:szCs w:val="22"/>
        </w:rPr>
        <w:t xml:space="preserve">: </w:t>
      </w:r>
      <w:proofErr w:type="spellStart"/>
      <w:r w:rsidR="00BB3A85">
        <w:rPr>
          <w:rFonts w:ascii="Arial" w:hAnsi="Arial" w:cs="Arial"/>
          <w:b/>
          <w:color w:val="000000"/>
          <w:sz w:val="22"/>
          <w:szCs w:val="22"/>
        </w:rPr>
        <w:t>Items</w:t>
      </w:r>
      <w:proofErr w:type="spellEnd"/>
    </w:p>
    <w:p w:rsidR="00BB3A85" w:rsidRDefault="004E2FA0" w:rsidP="00BB3A85">
      <w:pPr>
        <w:spacing w:before="240" w:line="276" w:lineRule="auto"/>
        <w:ind w:left="709" w:right="-2"/>
        <w:jc w:val="both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r w:rsidR="004062D8">
        <w:rPr>
          <w:rFonts w:ascii="Arial" w:hAnsi="Arial" w:cs="Arial"/>
          <w:color w:val="000000"/>
          <w:sz w:val="22"/>
          <w:szCs w:val="22"/>
        </w:rPr>
        <w:t>tems</w:t>
      </w:r>
      <w:proofErr w:type="spellEnd"/>
      <w:r w:rsidR="004062D8">
        <w:rPr>
          <w:rFonts w:ascii="Arial" w:hAnsi="Arial" w:cs="Arial"/>
          <w:color w:val="000000"/>
          <w:sz w:val="22"/>
          <w:szCs w:val="22"/>
        </w:rPr>
        <w:t xml:space="preserve"> asociados al Pedido</w:t>
      </w:r>
      <w:r w:rsidR="00756F0A">
        <w:rPr>
          <w:rFonts w:ascii="Arial" w:hAnsi="Arial" w:cs="Arial"/>
          <w:color w:val="000000"/>
          <w:sz w:val="22"/>
          <w:szCs w:val="22"/>
        </w:rPr>
        <w:t xml:space="preserve">, </w:t>
      </w:r>
      <w:r w:rsidR="00756F0A" w:rsidRPr="00171398">
        <w:rPr>
          <w:rFonts w:ascii="Arial" w:hAnsi="Arial" w:cs="Arial"/>
          <w:color w:val="000000"/>
          <w:sz w:val="22"/>
          <w:szCs w:val="22"/>
        </w:rPr>
        <w:t>para asignar por el Proveedor a cada uno de los documentos del pedido.</w:t>
      </w:r>
      <w:r w:rsidR="004062D8">
        <w:rPr>
          <w:rFonts w:ascii="Arial" w:hAnsi="Arial" w:cs="Arial"/>
          <w:color w:val="000000"/>
          <w:sz w:val="22"/>
          <w:szCs w:val="22"/>
        </w:rPr>
        <w:t xml:space="preserve"> </w:t>
      </w:r>
      <w:r w:rsidR="00BB3A85">
        <w:rPr>
          <w:rFonts w:ascii="Arial" w:hAnsi="Arial" w:cs="Arial"/>
          <w:color w:val="000000"/>
          <w:sz w:val="22"/>
          <w:szCs w:val="22"/>
        </w:rPr>
        <w:t>La primera celda con información será A2</w:t>
      </w:r>
      <w:r w:rsidR="00171398">
        <w:rPr>
          <w:rFonts w:ascii="Arial" w:hAnsi="Arial" w:cs="Arial"/>
          <w:color w:val="000000"/>
          <w:sz w:val="22"/>
          <w:szCs w:val="22"/>
        </w:rPr>
        <w:t>.</w:t>
      </w:r>
    </w:p>
    <w:p w:rsidR="00BB3A85" w:rsidRPr="00BB3A85" w:rsidRDefault="00BB3A85" w:rsidP="0056454F">
      <w:pPr>
        <w:pStyle w:val="Prrafodelista"/>
        <w:numPr>
          <w:ilvl w:val="2"/>
          <w:numId w:val="9"/>
        </w:numPr>
        <w:spacing w:before="360" w:line="276" w:lineRule="auto"/>
        <w:ind w:left="1418" w:hanging="709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BB3A85">
        <w:rPr>
          <w:rFonts w:ascii="Arial" w:hAnsi="Arial" w:cs="Arial"/>
          <w:b/>
          <w:color w:val="000000"/>
          <w:sz w:val="22"/>
          <w:szCs w:val="22"/>
        </w:rPr>
        <w:t xml:space="preserve">Columna </w:t>
      </w:r>
      <w:r>
        <w:rPr>
          <w:rFonts w:ascii="Arial" w:hAnsi="Arial" w:cs="Arial"/>
          <w:b/>
          <w:color w:val="000000"/>
          <w:sz w:val="22"/>
          <w:szCs w:val="22"/>
        </w:rPr>
        <w:t>D: Datos del GID</w:t>
      </w:r>
    </w:p>
    <w:p w:rsidR="00BB3A85" w:rsidRDefault="00DF6E68" w:rsidP="00BB3A85">
      <w:pPr>
        <w:spacing w:before="240" w:line="276" w:lineRule="auto"/>
        <w:ind w:left="709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</w:t>
      </w:r>
      <w:r w:rsidR="00BB3A85">
        <w:rPr>
          <w:rFonts w:ascii="Arial" w:hAnsi="Arial" w:cs="Arial"/>
          <w:color w:val="000000"/>
          <w:sz w:val="22"/>
          <w:szCs w:val="22"/>
        </w:rPr>
        <w:t>atos generales para la documentación del Pedido, y que se muestran en las hojas PORTADA</w:t>
      </w:r>
      <w:r w:rsidR="00170129">
        <w:rPr>
          <w:rFonts w:ascii="Arial" w:hAnsi="Arial" w:cs="Arial"/>
          <w:color w:val="000000"/>
          <w:sz w:val="22"/>
          <w:szCs w:val="22"/>
        </w:rPr>
        <w:t xml:space="preserve"> / </w:t>
      </w:r>
      <w:r w:rsidR="00BB3A85">
        <w:rPr>
          <w:rFonts w:ascii="Arial" w:hAnsi="Arial" w:cs="Arial"/>
          <w:color w:val="000000"/>
          <w:sz w:val="22"/>
          <w:szCs w:val="22"/>
        </w:rPr>
        <w:t>COVER e INDICE</w:t>
      </w:r>
      <w:r w:rsidR="00170129">
        <w:rPr>
          <w:rFonts w:ascii="Arial" w:hAnsi="Arial" w:cs="Arial"/>
          <w:color w:val="000000"/>
          <w:sz w:val="22"/>
          <w:szCs w:val="22"/>
        </w:rPr>
        <w:t xml:space="preserve"> / </w:t>
      </w:r>
      <w:r w:rsidR="00BB3A85">
        <w:rPr>
          <w:rFonts w:ascii="Arial" w:hAnsi="Arial" w:cs="Arial"/>
          <w:color w:val="000000"/>
          <w:sz w:val="22"/>
          <w:szCs w:val="22"/>
        </w:rPr>
        <w:t>INDEX del formato.</w:t>
      </w:r>
    </w:p>
    <w:p w:rsidR="00BB3A85" w:rsidRDefault="00BB3A85" w:rsidP="00BB3A85">
      <w:pPr>
        <w:spacing w:before="240" w:line="276" w:lineRule="auto"/>
        <w:ind w:left="709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La asociación a esta información se realizará mediante formulación de EXCEL en cada una de las hojas indicadas.</w:t>
      </w:r>
    </w:p>
    <w:p w:rsidR="00BB3A85" w:rsidRDefault="00BB3A85" w:rsidP="00BB3A85">
      <w:pPr>
        <w:spacing w:before="240" w:line="276" w:lineRule="auto"/>
        <w:ind w:left="709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La primera celda con información será D2</w:t>
      </w:r>
    </w:p>
    <w:p w:rsidR="00BB3A85" w:rsidRPr="00BB3A85" w:rsidRDefault="00BB3A85" w:rsidP="0056454F">
      <w:pPr>
        <w:pStyle w:val="Prrafodelista"/>
        <w:numPr>
          <w:ilvl w:val="2"/>
          <w:numId w:val="9"/>
        </w:numPr>
        <w:spacing w:before="360" w:line="276" w:lineRule="auto"/>
        <w:ind w:left="1418" w:hanging="709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BB3A85">
        <w:rPr>
          <w:rFonts w:ascii="Arial" w:hAnsi="Arial" w:cs="Arial"/>
          <w:b/>
          <w:color w:val="000000"/>
          <w:sz w:val="22"/>
          <w:szCs w:val="22"/>
        </w:rPr>
        <w:t xml:space="preserve">Columna </w:t>
      </w:r>
      <w:r>
        <w:rPr>
          <w:rFonts w:ascii="Arial" w:hAnsi="Arial" w:cs="Arial"/>
          <w:b/>
          <w:color w:val="000000"/>
          <w:sz w:val="22"/>
          <w:szCs w:val="22"/>
        </w:rPr>
        <w:t>G: Tipos</w:t>
      </w:r>
    </w:p>
    <w:p w:rsidR="005B52BF" w:rsidRDefault="004E2FA0" w:rsidP="00BB3A85">
      <w:pPr>
        <w:spacing w:before="240" w:line="276" w:lineRule="auto"/>
        <w:ind w:left="709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</w:t>
      </w:r>
      <w:r w:rsidR="00BB3A85">
        <w:rPr>
          <w:rFonts w:ascii="Arial" w:hAnsi="Arial" w:cs="Arial"/>
          <w:color w:val="000000"/>
          <w:sz w:val="22"/>
          <w:szCs w:val="22"/>
        </w:rPr>
        <w:t>iferentes tipos en los que se puede catalogar un documento de los relacionados por el Proveedor.</w:t>
      </w:r>
    </w:p>
    <w:p w:rsidR="00785869" w:rsidRDefault="00785869" w:rsidP="00785869">
      <w:pPr>
        <w:spacing w:before="240" w:line="276" w:lineRule="auto"/>
        <w:ind w:left="709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El título de cada uno de los listados recogidos a continuación, coincide con el nombre en Excel del rango donde se sitúan los mismos. </w:t>
      </w:r>
    </w:p>
    <w:p w:rsidR="00BB3A85" w:rsidRDefault="00BB3A85" w:rsidP="00F04902">
      <w:pPr>
        <w:pStyle w:val="Prrafodelista"/>
        <w:numPr>
          <w:ilvl w:val="0"/>
          <w:numId w:val="29"/>
        </w:numPr>
        <w:spacing w:before="240" w:line="276" w:lineRule="auto"/>
        <w:ind w:left="1434" w:right="-2" w:hanging="357"/>
        <w:jc w:val="both"/>
        <w:rPr>
          <w:rFonts w:ascii="Arial" w:hAnsi="Arial" w:cs="Arial"/>
          <w:color w:val="000000"/>
          <w:sz w:val="22"/>
          <w:szCs w:val="22"/>
        </w:rPr>
      </w:pPr>
      <w:r w:rsidRPr="00785869">
        <w:rPr>
          <w:rFonts w:ascii="Arial" w:hAnsi="Arial" w:cs="Arial"/>
          <w:b/>
          <w:color w:val="000000"/>
          <w:sz w:val="22"/>
          <w:szCs w:val="22"/>
        </w:rPr>
        <w:t>TIPOS_E</w:t>
      </w:r>
      <w:r w:rsidRPr="00785869">
        <w:rPr>
          <w:rFonts w:ascii="Arial" w:hAnsi="Arial" w:cs="Arial"/>
          <w:color w:val="000000"/>
          <w:sz w:val="22"/>
          <w:szCs w:val="22"/>
        </w:rPr>
        <w:t xml:space="preserve">, corresponde a los tipos en español </w:t>
      </w:r>
      <w:r w:rsidR="00785869" w:rsidRPr="00785869">
        <w:rPr>
          <w:rFonts w:ascii="Arial" w:hAnsi="Arial" w:cs="Arial"/>
          <w:color w:val="000000"/>
          <w:sz w:val="22"/>
          <w:szCs w:val="22"/>
        </w:rPr>
        <w:t>limitados a los Proyecto cuyo idioma oficial sea el español.</w:t>
      </w:r>
    </w:p>
    <w:p w:rsidR="00785869" w:rsidRDefault="00785869" w:rsidP="00F04902">
      <w:pPr>
        <w:spacing w:before="240" w:line="276" w:lineRule="auto"/>
        <w:ind w:left="1434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Este rango e</w:t>
      </w:r>
      <w:r w:rsidR="00170129">
        <w:rPr>
          <w:rFonts w:ascii="Arial" w:hAnsi="Arial" w:cs="Arial"/>
          <w:color w:val="000000"/>
          <w:sz w:val="22"/>
          <w:szCs w:val="22"/>
        </w:rPr>
        <w:t>stá enlazado con la hoja INDICE</w:t>
      </w:r>
    </w:p>
    <w:p w:rsidR="009B62F6" w:rsidRDefault="009B62F6" w:rsidP="009B62F6">
      <w:pPr>
        <w:spacing w:before="240" w:line="276" w:lineRule="auto"/>
        <w:ind w:left="1434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Los valores están recogidos en las celdas G2 a G1</w:t>
      </w:r>
      <w:r w:rsidR="00B81D90">
        <w:rPr>
          <w:rFonts w:ascii="Arial" w:hAnsi="Arial" w:cs="Arial"/>
          <w:color w:val="000000"/>
          <w:sz w:val="22"/>
          <w:szCs w:val="22"/>
        </w:rPr>
        <w:t>6</w:t>
      </w:r>
      <w:r>
        <w:rPr>
          <w:rFonts w:ascii="Arial" w:hAnsi="Arial" w:cs="Arial"/>
          <w:color w:val="000000"/>
          <w:sz w:val="22"/>
          <w:szCs w:val="22"/>
        </w:rPr>
        <w:t>, incluidas.</w:t>
      </w:r>
    </w:p>
    <w:p w:rsidR="00785869" w:rsidRDefault="00785869" w:rsidP="00F04902">
      <w:pPr>
        <w:pStyle w:val="Prrafodelista"/>
        <w:numPr>
          <w:ilvl w:val="0"/>
          <w:numId w:val="29"/>
        </w:numPr>
        <w:spacing w:before="240" w:line="276" w:lineRule="auto"/>
        <w:ind w:left="1434" w:right="-2" w:hanging="357"/>
        <w:jc w:val="both"/>
        <w:rPr>
          <w:rFonts w:ascii="Arial" w:hAnsi="Arial" w:cs="Arial"/>
          <w:color w:val="000000"/>
          <w:sz w:val="22"/>
          <w:szCs w:val="22"/>
        </w:rPr>
      </w:pPr>
      <w:r w:rsidRPr="00785869">
        <w:rPr>
          <w:rFonts w:ascii="Arial" w:hAnsi="Arial" w:cs="Arial"/>
          <w:b/>
          <w:color w:val="000000"/>
          <w:sz w:val="22"/>
          <w:szCs w:val="22"/>
        </w:rPr>
        <w:t>TIPOS_I</w:t>
      </w:r>
      <w:r w:rsidRPr="00785869">
        <w:rPr>
          <w:rFonts w:ascii="Arial" w:hAnsi="Arial" w:cs="Arial"/>
          <w:color w:val="000000"/>
          <w:sz w:val="22"/>
          <w:szCs w:val="22"/>
        </w:rPr>
        <w:t xml:space="preserve">, corresponde a los tipos en </w:t>
      </w:r>
      <w:r>
        <w:rPr>
          <w:rFonts w:ascii="Arial" w:hAnsi="Arial" w:cs="Arial"/>
          <w:color w:val="000000"/>
          <w:sz w:val="22"/>
          <w:szCs w:val="22"/>
        </w:rPr>
        <w:t>Ingles,</w:t>
      </w:r>
      <w:r w:rsidRPr="00785869">
        <w:rPr>
          <w:rFonts w:ascii="Arial" w:hAnsi="Arial" w:cs="Arial"/>
          <w:color w:val="000000"/>
          <w:sz w:val="22"/>
          <w:szCs w:val="22"/>
        </w:rPr>
        <w:t xml:space="preserve"> limitados a los Proyecto cuyo idioma oficial sea el </w:t>
      </w:r>
      <w:r>
        <w:rPr>
          <w:rFonts w:ascii="Arial" w:hAnsi="Arial" w:cs="Arial"/>
          <w:color w:val="000000"/>
          <w:sz w:val="22"/>
          <w:szCs w:val="22"/>
        </w:rPr>
        <w:t>inglés</w:t>
      </w:r>
      <w:r w:rsidRPr="00785869">
        <w:rPr>
          <w:rFonts w:ascii="Arial" w:hAnsi="Arial" w:cs="Arial"/>
          <w:color w:val="000000"/>
          <w:sz w:val="22"/>
          <w:szCs w:val="22"/>
        </w:rPr>
        <w:t>.</w:t>
      </w:r>
    </w:p>
    <w:p w:rsidR="00785869" w:rsidRDefault="00785869" w:rsidP="00F04902">
      <w:pPr>
        <w:spacing w:before="240" w:line="276" w:lineRule="auto"/>
        <w:ind w:left="1434" w:right="-2"/>
        <w:jc w:val="both"/>
        <w:rPr>
          <w:rFonts w:ascii="Arial" w:hAnsi="Arial" w:cs="Arial"/>
          <w:color w:val="000000"/>
          <w:sz w:val="22"/>
          <w:szCs w:val="22"/>
        </w:rPr>
      </w:pPr>
      <w:r w:rsidRPr="00785869">
        <w:rPr>
          <w:rFonts w:ascii="Arial" w:hAnsi="Arial" w:cs="Arial"/>
          <w:color w:val="000000"/>
          <w:sz w:val="22"/>
          <w:szCs w:val="22"/>
        </w:rPr>
        <w:t>Este rango está enlazado con la hoja INDEX</w:t>
      </w:r>
    </w:p>
    <w:p w:rsidR="009B62F6" w:rsidRDefault="009B62F6" w:rsidP="009B62F6">
      <w:pPr>
        <w:spacing w:before="240" w:line="276" w:lineRule="auto"/>
        <w:ind w:left="1434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Los valores </w:t>
      </w:r>
      <w:r w:rsidR="00B81D90">
        <w:rPr>
          <w:rFonts w:ascii="Arial" w:hAnsi="Arial" w:cs="Arial"/>
          <w:color w:val="000000"/>
          <w:sz w:val="22"/>
          <w:szCs w:val="22"/>
        </w:rPr>
        <w:t>están recogidos en las celdas G2</w:t>
      </w:r>
      <w:r>
        <w:rPr>
          <w:rFonts w:ascii="Arial" w:hAnsi="Arial" w:cs="Arial"/>
          <w:color w:val="000000"/>
          <w:sz w:val="22"/>
          <w:szCs w:val="22"/>
        </w:rPr>
        <w:t xml:space="preserve"> a G</w:t>
      </w:r>
      <w:r w:rsidR="00170129">
        <w:rPr>
          <w:rFonts w:ascii="Arial" w:hAnsi="Arial" w:cs="Arial"/>
          <w:color w:val="000000"/>
          <w:sz w:val="22"/>
          <w:szCs w:val="22"/>
        </w:rPr>
        <w:t>1</w:t>
      </w:r>
      <w:r w:rsidR="00B81D90">
        <w:rPr>
          <w:rFonts w:ascii="Arial" w:hAnsi="Arial" w:cs="Arial"/>
          <w:color w:val="000000"/>
          <w:sz w:val="22"/>
          <w:szCs w:val="22"/>
        </w:rPr>
        <w:t>6</w:t>
      </w:r>
      <w:r>
        <w:rPr>
          <w:rFonts w:ascii="Arial" w:hAnsi="Arial" w:cs="Arial"/>
          <w:color w:val="000000"/>
          <w:sz w:val="22"/>
          <w:szCs w:val="22"/>
        </w:rPr>
        <w:t>, incluidas.</w:t>
      </w:r>
    </w:p>
    <w:p w:rsidR="002064A1" w:rsidRPr="00BB3A85" w:rsidRDefault="002064A1" w:rsidP="0056454F">
      <w:pPr>
        <w:pStyle w:val="Prrafodelista"/>
        <w:numPr>
          <w:ilvl w:val="2"/>
          <w:numId w:val="9"/>
        </w:numPr>
        <w:spacing w:before="360" w:line="276" w:lineRule="auto"/>
        <w:ind w:left="1418" w:hanging="709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BB3A85">
        <w:rPr>
          <w:rFonts w:ascii="Arial" w:hAnsi="Arial" w:cs="Arial"/>
          <w:b/>
          <w:color w:val="000000"/>
          <w:sz w:val="22"/>
          <w:szCs w:val="22"/>
        </w:rPr>
        <w:t xml:space="preserve">Columna </w:t>
      </w:r>
      <w:r>
        <w:rPr>
          <w:rFonts w:ascii="Arial" w:hAnsi="Arial" w:cs="Arial"/>
          <w:b/>
          <w:color w:val="000000"/>
          <w:sz w:val="22"/>
          <w:szCs w:val="22"/>
        </w:rPr>
        <w:t>I: Modificación</w:t>
      </w:r>
    </w:p>
    <w:p w:rsidR="002064A1" w:rsidRDefault="004E2FA0" w:rsidP="002064A1">
      <w:pPr>
        <w:spacing w:before="240" w:line="276" w:lineRule="auto"/>
        <w:ind w:left="709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</w:t>
      </w:r>
      <w:r w:rsidR="002064A1">
        <w:rPr>
          <w:rFonts w:ascii="Arial" w:hAnsi="Arial" w:cs="Arial"/>
          <w:color w:val="000000"/>
          <w:sz w:val="22"/>
          <w:szCs w:val="22"/>
        </w:rPr>
        <w:t>iferentes motivos de revisión de un documento.</w:t>
      </w:r>
    </w:p>
    <w:p w:rsidR="002064A1" w:rsidRDefault="002064A1" w:rsidP="002064A1">
      <w:pPr>
        <w:spacing w:before="240" w:line="276" w:lineRule="auto"/>
        <w:ind w:left="709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El título de cada uno de los listados recogidos a continuación, coincide con el nombre en Excel del rango donde se sitúan los mismos. </w:t>
      </w:r>
    </w:p>
    <w:p w:rsidR="002064A1" w:rsidRPr="00385E78" w:rsidRDefault="002064A1" w:rsidP="00F04902">
      <w:pPr>
        <w:pStyle w:val="Prrafodelista"/>
        <w:numPr>
          <w:ilvl w:val="0"/>
          <w:numId w:val="29"/>
        </w:numPr>
        <w:spacing w:before="240" w:line="276" w:lineRule="auto"/>
        <w:ind w:left="1434" w:right="-2" w:hanging="357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MODIFICACION</w:t>
      </w:r>
      <w:r w:rsidRPr="00785869">
        <w:rPr>
          <w:rFonts w:ascii="Arial" w:hAnsi="Arial" w:cs="Arial"/>
          <w:b/>
          <w:color w:val="000000"/>
          <w:sz w:val="22"/>
          <w:szCs w:val="22"/>
        </w:rPr>
        <w:t>_E</w:t>
      </w:r>
      <w:r w:rsidRPr="00785869">
        <w:rPr>
          <w:rFonts w:ascii="Arial" w:hAnsi="Arial" w:cs="Arial"/>
          <w:color w:val="000000"/>
          <w:sz w:val="22"/>
          <w:szCs w:val="22"/>
        </w:rPr>
        <w:t xml:space="preserve">, corresponde  </w:t>
      </w:r>
      <w:r w:rsidR="00385E78">
        <w:rPr>
          <w:rFonts w:ascii="Arial" w:hAnsi="Arial" w:cs="Arial"/>
          <w:color w:val="000000"/>
          <w:sz w:val="22"/>
          <w:szCs w:val="22"/>
        </w:rPr>
        <w:t>con los valores en español para</w:t>
      </w:r>
      <w:r w:rsidRPr="00385E78">
        <w:rPr>
          <w:rFonts w:ascii="Arial" w:hAnsi="Arial" w:cs="Arial"/>
          <w:color w:val="000000"/>
          <w:sz w:val="22"/>
          <w:szCs w:val="22"/>
        </w:rPr>
        <w:t xml:space="preserve"> Proyecto cuyo idioma oficial sea el español.</w:t>
      </w:r>
    </w:p>
    <w:p w:rsidR="002064A1" w:rsidRDefault="002064A1" w:rsidP="00F04902">
      <w:pPr>
        <w:spacing w:before="240" w:line="276" w:lineRule="auto"/>
        <w:ind w:left="1434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Este rango está enlazado con la hoja INDICE</w:t>
      </w:r>
    </w:p>
    <w:p w:rsidR="009B62F6" w:rsidRDefault="009B62F6" w:rsidP="009B62F6">
      <w:pPr>
        <w:spacing w:before="240" w:line="276" w:lineRule="auto"/>
        <w:ind w:left="1434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Los valores están recogidos en las celdas I2 a I</w:t>
      </w:r>
      <w:r w:rsidR="00170129">
        <w:rPr>
          <w:rFonts w:ascii="Arial" w:hAnsi="Arial" w:cs="Arial"/>
          <w:color w:val="000000"/>
          <w:sz w:val="22"/>
          <w:szCs w:val="22"/>
        </w:rPr>
        <w:t>7</w:t>
      </w:r>
      <w:r>
        <w:rPr>
          <w:rFonts w:ascii="Arial" w:hAnsi="Arial" w:cs="Arial"/>
          <w:color w:val="000000"/>
          <w:sz w:val="22"/>
          <w:szCs w:val="22"/>
        </w:rPr>
        <w:t>, incluidas.</w:t>
      </w:r>
    </w:p>
    <w:p w:rsidR="002064A1" w:rsidRDefault="002064A1" w:rsidP="00F04902">
      <w:pPr>
        <w:pStyle w:val="Prrafodelista"/>
        <w:numPr>
          <w:ilvl w:val="0"/>
          <w:numId w:val="29"/>
        </w:numPr>
        <w:spacing w:before="240" w:line="276" w:lineRule="auto"/>
        <w:ind w:left="1434" w:right="-2" w:hanging="357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MODIFICACION</w:t>
      </w:r>
      <w:r w:rsidRPr="00785869">
        <w:rPr>
          <w:rFonts w:ascii="Arial" w:hAnsi="Arial" w:cs="Arial"/>
          <w:b/>
          <w:color w:val="000000"/>
          <w:sz w:val="22"/>
          <w:szCs w:val="22"/>
        </w:rPr>
        <w:t>_I</w:t>
      </w:r>
      <w:r w:rsidRPr="00785869">
        <w:rPr>
          <w:rFonts w:ascii="Arial" w:hAnsi="Arial" w:cs="Arial"/>
          <w:color w:val="000000"/>
          <w:sz w:val="22"/>
          <w:szCs w:val="22"/>
        </w:rPr>
        <w:t xml:space="preserve">, corresponde </w:t>
      </w:r>
      <w:r w:rsidR="00385E78">
        <w:rPr>
          <w:rFonts w:ascii="Arial" w:hAnsi="Arial" w:cs="Arial"/>
          <w:color w:val="000000"/>
          <w:sz w:val="22"/>
          <w:szCs w:val="22"/>
        </w:rPr>
        <w:t>con los valores en inglés para</w:t>
      </w:r>
      <w:r w:rsidRPr="00785869">
        <w:rPr>
          <w:rFonts w:ascii="Arial" w:hAnsi="Arial" w:cs="Arial"/>
          <w:color w:val="000000"/>
          <w:sz w:val="22"/>
          <w:szCs w:val="22"/>
        </w:rPr>
        <w:t xml:space="preserve"> Proyecto cuyo idioma oficial sea el </w:t>
      </w:r>
      <w:r>
        <w:rPr>
          <w:rFonts w:ascii="Arial" w:hAnsi="Arial" w:cs="Arial"/>
          <w:color w:val="000000"/>
          <w:sz w:val="22"/>
          <w:szCs w:val="22"/>
        </w:rPr>
        <w:t>inglés</w:t>
      </w:r>
      <w:r w:rsidRPr="00785869">
        <w:rPr>
          <w:rFonts w:ascii="Arial" w:hAnsi="Arial" w:cs="Arial"/>
          <w:color w:val="000000"/>
          <w:sz w:val="22"/>
          <w:szCs w:val="22"/>
        </w:rPr>
        <w:t>.</w:t>
      </w:r>
    </w:p>
    <w:p w:rsidR="002064A1" w:rsidRDefault="002064A1" w:rsidP="00F04902">
      <w:pPr>
        <w:spacing w:before="240" w:line="276" w:lineRule="auto"/>
        <w:ind w:left="1434" w:right="-2"/>
        <w:jc w:val="both"/>
        <w:rPr>
          <w:rFonts w:ascii="Arial" w:hAnsi="Arial" w:cs="Arial"/>
          <w:color w:val="000000"/>
          <w:sz w:val="22"/>
          <w:szCs w:val="22"/>
        </w:rPr>
      </w:pPr>
      <w:r w:rsidRPr="00785869">
        <w:rPr>
          <w:rFonts w:ascii="Arial" w:hAnsi="Arial" w:cs="Arial"/>
          <w:color w:val="000000"/>
          <w:sz w:val="22"/>
          <w:szCs w:val="22"/>
        </w:rPr>
        <w:t>Este rango está enlazado con la hoja INDEX</w:t>
      </w:r>
    </w:p>
    <w:p w:rsidR="009B62F6" w:rsidRDefault="009B62F6" w:rsidP="00F04902">
      <w:pPr>
        <w:spacing w:before="240" w:line="276" w:lineRule="auto"/>
        <w:ind w:left="1434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Los valores </w:t>
      </w:r>
      <w:r w:rsidR="00170129">
        <w:rPr>
          <w:rFonts w:ascii="Arial" w:hAnsi="Arial" w:cs="Arial"/>
          <w:color w:val="000000"/>
          <w:sz w:val="22"/>
          <w:szCs w:val="22"/>
        </w:rPr>
        <w:t>están recogidos en las celdas I2</w:t>
      </w:r>
      <w:r>
        <w:rPr>
          <w:rFonts w:ascii="Arial" w:hAnsi="Arial" w:cs="Arial"/>
          <w:color w:val="000000"/>
          <w:sz w:val="22"/>
          <w:szCs w:val="22"/>
        </w:rPr>
        <w:t xml:space="preserve"> a I</w:t>
      </w:r>
      <w:r w:rsidR="00170129">
        <w:rPr>
          <w:rFonts w:ascii="Arial" w:hAnsi="Arial" w:cs="Arial"/>
          <w:color w:val="000000"/>
          <w:sz w:val="22"/>
          <w:szCs w:val="22"/>
        </w:rPr>
        <w:t>7</w:t>
      </w:r>
      <w:r>
        <w:rPr>
          <w:rFonts w:ascii="Arial" w:hAnsi="Arial" w:cs="Arial"/>
          <w:color w:val="000000"/>
          <w:sz w:val="22"/>
          <w:szCs w:val="22"/>
        </w:rPr>
        <w:t>, incluidas.</w:t>
      </w:r>
    </w:p>
    <w:bookmarkEnd w:id="1"/>
    <w:p w:rsidR="00171398" w:rsidRDefault="00171398">
      <w:pPr>
        <w:rPr>
          <w:rFonts w:ascii="Arial" w:hAnsi="Arial" w:cs="Arial"/>
          <w:b/>
          <w:bCs/>
          <w:caps/>
          <w:color w:val="000000"/>
          <w:sz w:val="22"/>
          <w:szCs w:val="22"/>
          <w:u w:val="single"/>
        </w:rPr>
      </w:pPr>
    </w:p>
    <w:p w:rsidR="00CC277D" w:rsidRDefault="00CC277D">
      <w:pPr>
        <w:rPr>
          <w:rFonts w:ascii="Arial" w:hAnsi="Arial" w:cs="Arial"/>
          <w:b/>
          <w:bCs/>
          <w:caps/>
          <w:color w:val="000000"/>
          <w:sz w:val="22"/>
          <w:szCs w:val="22"/>
          <w:u w:val="single"/>
        </w:rPr>
      </w:pPr>
      <w:r>
        <w:rPr>
          <w:rFonts w:ascii="Arial" w:hAnsi="Arial" w:cs="Arial"/>
          <w:b/>
          <w:bCs/>
          <w:caps/>
          <w:color w:val="000000"/>
          <w:sz w:val="22"/>
          <w:szCs w:val="22"/>
          <w:u w:val="single"/>
        </w:rPr>
        <w:br w:type="page"/>
      </w:r>
    </w:p>
    <w:p w:rsidR="00CC277D" w:rsidRDefault="00CC277D">
      <w:pPr>
        <w:rPr>
          <w:rFonts w:ascii="Arial" w:hAnsi="Arial" w:cs="Arial"/>
          <w:b/>
          <w:bCs/>
          <w:caps/>
          <w:color w:val="000000"/>
          <w:sz w:val="22"/>
          <w:szCs w:val="22"/>
          <w:u w:val="single"/>
        </w:rPr>
      </w:pPr>
    </w:p>
    <w:p w:rsidR="002C0BD0" w:rsidRPr="0095464E" w:rsidRDefault="002C0BD0" w:rsidP="002C0BD0">
      <w:pPr>
        <w:pStyle w:val="Textoindependiente"/>
        <w:numPr>
          <w:ilvl w:val="0"/>
          <w:numId w:val="9"/>
        </w:numPr>
        <w:spacing w:line="276" w:lineRule="auto"/>
        <w:ind w:right="-2"/>
        <w:rPr>
          <w:rFonts w:cs="Arial"/>
          <w:b/>
          <w:bCs/>
          <w:caps/>
          <w:color w:val="000000"/>
          <w:sz w:val="22"/>
          <w:szCs w:val="22"/>
          <w:u w:val="single"/>
        </w:rPr>
      </w:pPr>
      <w:r>
        <w:rPr>
          <w:rFonts w:cs="Arial"/>
          <w:b/>
          <w:bCs/>
          <w:caps/>
          <w:color w:val="000000"/>
          <w:sz w:val="22"/>
          <w:szCs w:val="22"/>
          <w:u w:val="single"/>
        </w:rPr>
        <w:t>Identificacion Y MODIFICACION DE LA PLANTILLA GENERAL</w:t>
      </w:r>
    </w:p>
    <w:p w:rsidR="002C0BD0" w:rsidRDefault="002C0BD0" w:rsidP="002C0BD0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56454F" w:rsidRPr="00E6098D" w:rsidRDefault="002C0BD0" w:rsidP="0056454F">
      <w:pPr>
        <w:pStyle w:val="Textoindependiente"/>
        <w:spacing w:line="276" w:lineRule="auto"/>
        <w:ind w:right="-2"/>
        <w:rPr>
          <w:rFonts w:cs="Arial"/>
          <w:strike/>
          <w:sz w:val="22"/>
          <w:szCs w:val="22"/>
        </w:rPr>
      </w:pPr>
      <w:r>
        <w:rPr>
          <w:rFonts w:cs="Arial"/>
          <w:sz w:val="22"/>
          <w:szCs w:val="22"/>
        </w:rPr>
        <w:t xml:space="preserve">La plantilla general es la base sobre la que hay que confeccionar la plantilla </w:t>
      </w:r>
      <w:r w:rsidR="00E6098D" w:rsidRPr="00756F0A">
        <w:rPr>
          <w:rFonts w:cs="Arial"/>
          <w:sz w:val="22"/>
          <w:szCs w:val="22"/>
        </w:rPr>
        <w:t>particular</w:t>
      </w:r>
      <w:r>
        <w:rPr>
          <w:rFonts w:cs="Arial"/>
          <w:sz w:val="22"/>
          <w:szCs w:val="22"/>
        </w:rPr>
        <w:t xml:space="preserve"> para un Proyecto</w:t>
      </w:r>
      <w:r w:rsidR="004E2FA0">
        <w:rPr>
          <w:rFonts w:cs="Arial"/>
          <w:sz w:val="22"/>
          <w:szCs w:val="22"/>
        </w:rPr>
        <w:t>.</w:t>
      </w:r>
    </w:p>
    <w:p w:rsidR="002C0BD0" w:rsidRDefault="002C0BD0" w:rsidP="002C0BD0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2C0BD0" w:rsidRDefault="002C0BD0" w:rsidP="002C0BD0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No se pueden realizar modificaciones sobre la plantilla general para dar respuesta a demandas particulares de un Proyecto. Cualquier modificación que se considere necesario incluir</w:t>
      </w:r>
      <w:r w:rsidR="00171398">
        <w:rPr>
          <w:rFonts w:cs="Arial"/>
          <w:sz w:val="22"/>
          <w:szCs w:val="22"/>
        </w:rPr>
        <w:t>,</w:t>
      </w:r>
      <w:r>
        <w:rPr>
          <w:rFonts w:cs="Arial"/>
          <w:sz w:val="22"/>
          <w:szCs w:val="22"/>
        </w:rPr>
        <w:t xml:space="preserve"> debe ser consensuada con el responsable del área de Proveedores del GID y aprobada por el Jefe de Departamento.</w:t>
      </w:r>
    </w:p>
    <w:p w:rsidR="002C0BD0" w:rsidRDefault="002C0BD0" w:rsidP="002C0BD0">
      <w:pPr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2C0BD0" w:rsidRDefault="002C0BD0" w:rsidP="002C0BD0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La plantilla general está confeccionada en libro de Excel (*.</w:t>
      </w:r>
      <w:proofErr w:type="spellStart"/>
      <w:r>
        <w:rPr>
          <w:rFonts w:cs="Arial"/>
          <w:sz w:val="22"/>
          <w:szCs w:val="22"/>
        </w:rPr>
        <w:t>xlsx</w:t>
      </w:r>
      <w:proofErr w:type="spellEnd"/>
      <w:r>
        <w:rPr>
          <w:rFonts w:cs="Arial"/>
          <w:sz w:val="22"/>
          <w:szCs w:val="22"/>
        </w:rPr>
        <w:t xml:space="preserve">), </w:t>
      </w:r>
      <w:r w:rsidR="00624E3A">
        <w:rPr>
          <w:rFonts w:cs="Arial"/>
          <w:sz w:val="22"/>
          <w:szCs w:val="22"/>
        </w:rPr>
        <w:t xml:space="preserve">en </w:t>
      </w:r>
      <w:proofErr w:type="gramStart"/>
      <w:r w:rsidR="00624E3A">
        <w:rPr>
          <w:rFonts w:cs="Arial"/>
          <w:sz w:val="22"/>
          <w:szCs w:val="22"/>
        </w:rPr>
        <w:t>Español</w:t>
      </w:r>
      <w:proofErr w:type="gramEnd"/>
      <w:r w:rsidR="00624E3A">
        <w:rPr>
          <w:rFonts w:cs="Arial"/>
          <w:sz w:val="22"/>
          <w:szCs w:val="22"/>
        </w:rPr>
        <w:t xml:space="preserve"> y en Inglés </w:t>
      </w:r>
      <w:r>
        <w:rPr>
          <w:rFonts w:cs="Arial"/>
          <w:sz w:val="22"/>
          <w:szCs w:val="22"/>
        </w:rPr>
        <w:t>y se denomina</w:t>
      </w:r>
      <w:r w:rsidR="00E6098D">
        <w:rPr>
          <w:rFonts w:cs="Arial"/>
          <w:sz w:val="22"/>
          <w:szCs w:val="22"/>
        </w:rPr>
        <w:t>:</w:t>
      </w:r>
      <w:r>
        <w:rPr>
          <w:rFonts w:cs="Arial"/>
          <w:sz w:val="22"/>
          <w:szCs w:val="22"/>
        </w:rPr>
        <w:t xml:space="preserve"> </w:t>
      </w:r>
    </w:p>
    <w:p w:rsidR="00EC3498" w:rsidRDefault="00EC3498" w:rsidP="002C0BD0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624E3A" w:rsidRDefault="00624E3A" w:rsidP="002C0BD0">
      <w:pPr>
        <w:pStyle w:val="Textoindependiente"/>
        <w:spacing w:line="276" w:lineRule="auto"/>
        <w:ind w:right="-2"/>
        <w:rPr>
          <w:rFonts w:cs="Arial"/>
          <w:sz w:val="22"/>
          <w:szCs w:val="22"/>
          <w:u w:val="single"/>
        </w:rPr>
      </w:pPr>
      <w:r>
        <w:rPr>
          <w:rFonts w:cs="Arial"/>
          <w:sz w:val="22"/>
          <w:szCs w:val="22"/>
          <w:u w:val="single"/>
        </w:rPr>
        <w:t>Para Español</w:t>
      </w:r>
    </w:p>
    <w:p w:rsidR="00624E3A" w:rsidRPr="00624E3A" w:rsidRDefault="00624E3A" w:rsidP="002C0BD0">
      <w:pPr>
        <w:pStyle w:val="Textoindependiente"/>
        <w:spacing w:line="276" w:lineRule="auto"/>
        <w:ind w:right="-2"/>
        <w:rPr>
          <w:rFonts w:cs="Arial"/>
          <w:sz w:val="22"/>
          <w:szCs w:val="22"/>
          <w:u w:val="single"/>
        </w:rPr>
      </w:pPr>
    </w:p>
    <w:p w:rsidR="002C0BD0" w:rsidRPr="0010100E" w:rsidRDefault="00C62ABB" w:rsidP="002C0BD0">
      <w:pPr>
        <w:pStyle w:val="Textoindependiente"/>
        <w:spacing w:line="276" w:lineRule="auto"/>
        <w:ind w:left="1065" w:right="-2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CD</w:t>
      </w:r>
      <w:r w:rsidR="002C0BD0" w:rsidRPr="0010100E">
        <w:rPr>
          <w:rFonts w:cs="Arial"/>
          <w:b/>
          <w:sz w:val="22"/>
          <w:szCs w:val="22"/>
        </w:rPr>
        <w:t>_</w:t>
      </w:r>
      <w:r>
        <w:rPr>
          <w:rFonts w:cs="Arial"/>
          <w:b/>
          <w:sz w:val="22"/>
          <w:szCs w:val="22"/>
        </w:rPr>
        <w:t>I</w:t>
      </w:r>
      <w:r w:rsidR="00624E3A">
        <w:rPr>
          <w:rFonts w:cs="Arial"/>
          <w:b/>
          <w:sz w:val="22"/>
          <w:szCs w:val="22"/>
        </w:rPr>
        <w:t>D</w:t>
      </w:r>
      <w:r>
        <w:rPr>
          <w:rFonts w:cs="Arial"/>
          <w:b/>
          <w:sz w:val="22"/>
          <w:szCs w:val="22"/>
        </w:rPr>
        <w:t>P</w:t>
      </w:r>
      <w:r w:rsidR="002C0BD0" w:rsidRPr="0010100E">
        <w:rPr>
          <w:rFonts w:cs="Arial"/>
          <w:b/>
          <w:sz w:val="22"/>
          <w:szCs w:val="22"/>
        </w:rPr>
        <w:t>_</w:t>
      </w:r>
      <w:r w:rsidR="00624E3A">
        <w:rPr>
          <w:rFonts w:cs="Arial"/>
          <w:b/>
          <w:sz w:val="22"/>
          <w:szCs w:val="22"/>
        </w:rPr>
        <w:t>E</w:t>
      </w:r>
    </w:p>
    <w:p w:rsidR="002C0BD0" w:rsidRDefault="002C0BD0" w:rsidP="002C0BD0">
      <w:pPr>
        <w:tabs>
          <w:tab w:val="bar" w:pos="1276"/>
          <w:tab w:val="bar" w:pos="1843"/>
          <w:tab w:val="bar" w:pos="2268"/>
        </w:tabs>
        <w:spacing w:line="276" w:lineRule="auto"/>
        <w:ind w:left="1207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</w:p>
    <w:p w:rsidR="002C0BD0" w:rsidRDefault="002C0BD0" w:rsidP="002C0BD0">
      <w:pPr>
        <w:tabs>
          <w:tab w:val="bar" w:pos="1276"/>
          <w:tab w:val="bar" w:pos="1843"/>
          <w:tab w:val="left" w:pos="2268"/>
        </w:tabs>
        <w:spacing w:line="276" w:lineRule="auto"/>
        <w:ind w:left="1422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 w:rsidR="005420B7">
        <w:rPr>
          <w:rFonts w:ascii="Arial" w:hAnsi="Arial" w:cs="Arial"/>
          <w:color w:val="000000"/>
          <w:sz w:val="22"/>
          <w:szCs w:val="22"/>
        </w:rPr>
        <w:t>Idioma de</w:t>
      </w:r>
      <w:r w:rsidR="00624E3A">
        <w:rPr>
          <w:rFonts w:ascii="Arial" w:hAnsi="Arial" w:cs="Arial"/>
          <w:color w:val="000000"/>
          <w:sz w:val="22"/>
          <w:szCs w:val="22"/>
        </w:rPr>
        <w:t>l IDP (Español)</w:t>
      </w:r>
    </w:p>
    <w:p w:rsidR="002C0BD0" w:rsidRDefault="002C0BD0" w:rsidP="002C0BD0">
      <w:pPr>
        <w:tabs>
          <w:tab w:val="bar" w:pos="1276"/>
          <w:tab w:val="bar" w:pos="1843"/>
        </w:tabs>
        <w:spacing w:line="276" w:lineRule="auto"/>
        <w:ind w:left="1422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</w:p>
    <w:p w:rsidR="002C0BD0" w:rsidRPr="0010100E" w:rsidRDefault="002C0BD0" w:rsidP="002C0BD0">
      <w:pPr>
        <w:tabs>
          <w:tab w:val="bar" w:pos="1276"/>
          <w:tab w:val="left" w:pos="1843"/>
        </w:tabs>
        <w:ind w:left="1065"/>
        <w:rPr>
          <w:rFonts w:ascii="Arial" w:hAnsi="Arial" w:cs="Arial"/>
          <w:bCs/>
          <w:color w:val="000000"/>
          <w:sz w:val="22"/>
          <w:szCs w:val="22"/>
        </w:rPr>
      </w:pPr>
      <w:r w:rsidRPr="0010100E">
        <w:rPr>
          <w:rFonts w:ascii="Arial" w:hAnsi="Arial" w:cs="Arial"/>
          <w:bCs/>
          <w:color w:val="000000"/>
          <w:sz w:val="22"/>
          <w:szCs w:val="22"/>
        </w:rPr>
        <w:tab/>
      </w:r>
      <w:r w:rsidR="00C62ABB">
        <w:rPr>
          <w:rFonts w:ascii="Arial" w:hAnsi="Arial" w:cs="Arial"/>
          <w:bCs/>
          <w:color w:val="000000"/>
          <w:sz w:val="22"/>
          <w:szCs w:val="22"/>
        </w:rPr>
        <w:t>Iniciales de Í</w:t>
      </w:r>
      <w:r w:rsidR="00C62ABB" w:rsidRPr="0010100E">
        <w:rPr>
          <w:rFonts w:ascii="Arial" w:hAnsi="Arial" w:cs="Arial"/>
          <w:bCs/>
          <w:color w:val="000000"/>
          <w:sz w:val="22"/>
          <w:szCs w:val="22"/>
        </w:rPr>
        <w:t>ndice Documentos de Proveedo</w:t>
      </w:r>
      <w:r w:rsidR="00C62ABB">
        <w:rPr>
          <w:rFonts w:ascii="Arial" w:hAnsi="Arial" w:cs="Arial"/>
          <w:bCs/>
          <w:color w:val="000000"/>
          <w:sz w:val="22"/>
          <w:szCs w:val="22"/>
        </w:rPr>
        <w:t>r</w:t>
      </w:r>
    </w:p>
    <w:p w:rsidR="002C0BD0" w:rsidRDefault="002C0BD0" w:rsidP="002C0BD0">
      <w:pPr>
        <w:tabs>
          <w:tab w:val="bar" w:pos="1276"/>
        </w:tabs>
        <w:ind w:left="1065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2C0BD0" w:rsidRDefault="00C62ABB" w:rsidP="002C0BD0">
      <w:pPr>
        <w:ind w:left="1276"/>
        <w:rPr>
          <w:rFonts w:ascii="Arial" w:hAnsi="Arial" w:cs="Arial"/>
          <w:bCs/>
          <w:color w:val="000000"/>
          <w:sz w:val="22"/>
          <w:szCs w:val="22"/>
        </w:rPr>
      </w:pPr>
      <w:r>
        <w:rPr>
          <w:rFonts w:ascii="Arial" w:hAnsi="Arial" w:cs="Arial"/>
          <w:bCs/>
          <w:color w:val="000000"/>
          <w:sz w:val="22"/>
          <w:szCs w:val="22"/>
        </w:rPr>
        <w:t>Iniciales de Control de Documentos</w:t>
      </w:r>
    </w:p>
    <w:p w:rsidR="004A103C" w:rsidRDefault="004A103C" w:rsidP="002C0BD0">
      <w:pPr>
        <w:ind w:left="1276"/>
        <w:rPr>
          <w:rFonts w:ascii="Arial" w:hAnsi="Arial" w:cs="Arial"/>
          <w:bCs/>
          <w:color w:val="000000"/>
          <w:sz w:val="22"/>
          <w:szCs w:val="22"/>
        </w:rPr>
      </w:pPr>
    </w:p>
    <w:p w:rsidR="00EC3498" w:rsidRDefault="00EC3498" w:rsidP="002C0BD0">
      <w:pPr>
        <w:ind w:left="1276"/>
        <w:rPr>
          <w:rFonts w:ascii="Arial" w:hAnsi="Arial" w:cs="Arial"/>
          <w:bCs/>
          <w:color w:val="000000"/>
          <w:sz w:val="22"/>
          <w:szCs w:val="22"/>
        </w:rPr>
      </w:pPr>
    </w:p>
    <w:p w:rsidR="0056454F" w:rsidRDefault="00624E3A" w:rsidP="0056454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  <w:u w:val="single"/>
        </w:rPr>
        <w:t>Para Inglés</w:t>
      </w:r>
    </w:p>
    <w:p w:rsidR="00624E3A" w:rsidRDefault="00624E3A" w:rsidP="0056454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C62ABB" w:rsidRPr="0010100E" w:rsidRDefault="00C62ABB" w:rsidP="00C62ABB">
      <w:pPr>
        <w:pStyle w:val="Textoindependiente"/>
        <w:spacing w:line="276" w:lineRule="auto"/>
        <w:ind w:left="1065" w:right="-2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CD</w:t>
      </w:r>
      <w:r w:rsidRPr="0010100E">
        <w:rPr>
          <w:rFonts w:cs="Arial"/>
          <w:b/>
          <w:sz w:val="22"/>
          <w:szCs w:val="22"/>
        </w:rPr>
        <w:t>_</w:t>
      </w:r>
      <w:r>
        <w:rPr>
          <w:rFonts w:cs="Arial"/>
          <w:b/>
          <w:sz w:val="22"/>
          <w:szCs w:val="22"/>
        </w:rPr>
        <w:t>IDP</w:t>
      </w:r>
      <w:r w:rsidRPr="0010100E">
        <w:rPr>
          <w:rFonts w:cs="Arial"/>
          <w:b/>
          <w:sz w:val="22"/>
          <w:szCs w:val="22"/>
        </w:rPr>
        <w:t>_</w:t>
      </w:r>
      <w:r>
        <w:rPr>
          <w:rFonts w:cs="Arial"/>
          <w:b/>
          <w:sz w:val="22"/>
          <w:szCs w:val="22"/>
        </w:rPr>
        <w:t>I</w:t>
      </w:r>
    </w:p>
    <w:p w:rsidR="00624E3A" w:rsidRDefault="00624E3A" w:rsidP="00624E3A">
      <w:pPr>
        <w:tabs>
          <w:tab w:val="bar" w:pos="1276"/>
          <w:tab w:val="bar" w:pos="1843"/>
          <w:tab w:val="bar" w:pos="2268"/>
        </w:tabs>
        <w:spacing w:line="276" w:lineRule="auto"/>
        <w:ind w:left="1207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</w:p>
    <w:p w:rsidR="00624E3A" w:rsidRDefault="005420B7" w:rsidP="00624E3A">
      <w:pPr>
        <w:tabs>
          <w:tab w:val="bar" w:pos="1276"/>
          <w:tab w:val="bar" w:pos="1843"/>
          <w:tab w:val="left" w:pos="2268"/>
        </w:tabs>
        <w:spacing w:line="276" w:lineRule="auto"/>
        <w:ind w:left="1422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>Idioma de</w:t>
      </w:r>
      <w:r w:rsidR="00624E3A">
        <w:rPr>
          <w:rFonts w:ascii="Arial" w:hAnsi="Arial" w:cs="Arial"/>
          <w:color w:val="000000"/>
          <w:sz w:val="22"/>
          <w:szCs w:val="22"/>
        </w:rPr>
        <w:t>l IDP (Inglés)</w:t>
      </w:r>
    </w:p>
    <w:p w:rsidR="00624E3A" w:rsidRDefault="00624E3A" w:rsidP="00624E3A">
      <w:pPr>
        <w:tabs>
          <w:tab w:val="bar" w:pos="1276"/>
          <w:tab w:val="bar" w:pos="1843"/>
        </w:tabs>
        <w:spacing w:line="276" w:lineRule="auto"/>
        <w:ind w:left="1422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</w:p>
    <w:p w:rsidR="00C62ABB" w:rsidRPr="0010100E" w:rsidRDefault="00624E3A" w:rsidP="00C62ABB">
      <w:pPr>
        <w:tabs>
          <w:tab w:val="bar" w:pos="1276"/>
          <w:tab w:val="left" w:pos="1843"/>
        </w:tabs>
        <w:ind w:left="1065"/>
        <w:rPr>
          <w:rFonts w:ascii="Arial" w:hAnsi="Arial" w:cs="Arial"/>
          <w:bCs/>
          <w:color w:val="000000"/>
          <w:sz w:val="22"/>
          <w:szCs w:val="22"/>
        </w:rPr>
      </w:pPr>
      <w:r w:rsidRPr="0010100E">
        <w:rPr>
          <w:rFonts w:ascii="Arial" w:hAnsi="Arial" w:cs="Arial"/>
          <w:bCs/>
          <w:color w:val="000000"/>
          <w:sz w:val="22"/>
          <w:szCs w:val="22"/>
        </w:rPr>
        <w:tab/>
      </w:r>
      <w:r w:rsidR="00C62ABB">
        <w:rPr>
          <w:rFonts w:ascii="Arial" w:hAnsi="Arial" w:cs="Arial"/>
          <w:bCs/>
          <w:color w:val="000000"/>
          <w:sz w:val="22"/>
          <w:szCs w:val="22"/>
        </w:rPr>
        <w:t>Iniciales de Í</w:t>
      </w:r>
      <w:r w:rsidR="00C62ABB" w:rsidRPr="0010100E">
        <w:rPr>
          <w:rFonts w:ascii="Arial" w:hAnsi="Arial" w:cs="Arial"/>
          <w:bCs/>
          <w:color w:val="000000"/>
          <w:sz w:val="22"/>
          <w:szCs w:val="22"/>
        </w:rPr>
        <w:t>ndice Documentos de Proveedo</w:t>
      </w:r>
      <w:r w:rsidR="00C62ABB">
        <w:rPr>
          <w:rFonts w:ascii="Arial" w:hAnsi="Arial" w:cs="Arial"/>
          <w:bCs/>
          <w:color w:val="000000"/>
          <w:sz w:val="22"/>
          <w:szCs w:val="22"/>
        </w:rPr>
        <w:t>r</w:t>
      </w:r>
    </w:p>
    <w:p w:rsidR="00C62ABB" w:rsidRDefault="00C62ABB" w:rsidP="00C62ABB">
      <w:pPr>
        <w:tabs>
          <w:tab w:val="bar" w:pos="1276"/>
        </w:tabs>
        <w:ind w:left="1065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C62ABB" w:rsidRDefault="00C62ABB" w:rsidP="00C62ABB">
      <w:pPr>
        <w:ind w:left="1276"/>
        <w:rPr>
          <w:rFonts w:ascii="Arial" w:hAnsi="Arial" w:cs="Arial"/>
          <w:bCs/>
          <w:color w:val="000000"/>
          <w:sz w:val="22"/>
          <w:szCs w:val="22"/>
        </w:rPr>
      </w:pPr>
      <w:r>
        <w:rPr>
          <w:rFonts w:ascii="Arial" w:hAnsi="Arial" w:cs="Arial"/>
          <w:bCs/>
          <w:color w:val="000000"/>
          <w:sz w:val="22"/>
          <w:szCs w:val="22"/>
        </w:rPr>
        <w:t>Iniciales de Control de Documentos</w:t>
      </w:r>
    </w:p>
    <w:p w:rsidR="00624E3A" w:rsidRPr="00624E3A" w:rsidRDefault="00624E3A" w:rsidP="0056454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624E3A" w:rsidRDefault="004E2FA0" w:rsidP="0056454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La plantilla general est</w:t>
      </w:r>
      <w:r w:rsidR="0056454F">
        <w:rPr>
          <w:rFonts w:cs="Arial"/>
          <w:sz w:val="22"/>
          <w:szCs w:val="22"/>
        </w:rPr>
        <w:t xml:space="preserve">á ubicada en </w:t>
      </w:r>
      <w:proofErr w:type="spellStart"/>
      <w:r>
        <w:rPr>
          <w:rFonts w:cs="Arial"/>
          <w:sz w:val="22"/>
          <w:szCs w:val="22"/>
        </w:rPr>
        <w:t>Documentun</w:t>
      </w:r>
      <w:proofErr w:type="spellEnd"/>
      <w:r>
        <w:rPr>
          <w:rFonts w:cs="Arial"/>
          <w:sz w:val="22"/>
          <w:szCs w:val="22"/>
        </w:rPr>
        <w:t>:</w:t>
      </w:r>
      <w:r w:rsidR="006402D2">
        <w:rPr>
          <w:rFonts w:cs="Arial"/>
          <w:sz w:val="22"/>
          <w:szCs w:val="22"/>
        </w:rPr>
        <w:t xml:space="preserve"> </w:t>
      </w:r>
    </w:p>
    <w:p w:rsidR="00362836" w:rsidRDefault="00624E3A" w:rsidP="00624E3A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color w:val="1F497D"/>
        </w:rPr>
        <w:t>Departamentos/CONTROL DE DOCUMENTOS/5.0 FORMATOS/PROVEEDOR</w:t>
      </w:r>
      <w:r w:rsidR="0056454F">
        <w:rPr>
          <w:rFonts w:cs="Arial"/>
          <w:sz w:val="22"/>
          <w:szCs w:val="22"/>
        </w:rPr>
        <w:t>.</w:t>
      </w:r>
    </w:p>
    <w:p w:rsidR="00624E3A" w:rsidRDefault="00624E3A" w:rsidP="00624E3A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9B62F6" w:rsidRDefault="009B62F6" w:rsidP="009B62F6">
      <w:pPr>
        <w:pStyle w:val="Textoindependiente"/>
        <w:numPr>
          <w:ilvl w:val="0"/>
          <w:numId w:val="9"/>
        </w:numPr>
        <w:spacing w:line="276" w:lineRule="auto"/>
        <w:ind w:right="-2"/>
        <w:rPr>
          <w:rFonts w:cs="Arial"/>
          <w:b/>
          <w:bCs/>
          <w:caps/>
          <w:color w:val="000000"/>
          <w:sz w:val="22"/>
          <w:szCs w:val="22"/>
          <w:u w:val="single"/>
        </w:rPr>
      </w:pPr>
      <w:r w:rsidRPr="00171398">
        <w:rPr>
          <w:rFonts w:cs="Arial"/>
          <w:b/>
          <w:bCs/>
          <w:caps/>
          <w:color w:val="000000"/>
          <w:sz w:val="22"/>
          <w:szCs w:val="22"/>
          <w:u w:val="single"/>
        </w:rPr>
        <w:t>P</w:t>
      </w:r>
      <w:r w:rsidR="00E6098D" w:rsidRPr="00171398">
        <w:rPr>
          <w:rFonts w:cs="Arial"/>
          <w:b/>
          <w:bCs/>
          <w:caps/>
          <w:color w:val="000000"/>
          <w:sz w:val="22"/>
          <w:szCs w:val="22"/>
          <w:u w:val="single"/>
        </w:rPr>
        <w:t>ARTICULARIZACIÓN DE LA P</w:t>
      </w:r>
      <w:r w:rsidRPr="00171398">
        <w:rPr>
          <w:rFonts w:cs="Arial"/>
          <w:b/>
          <w:bCs/>
          <w:caps/>
          <w:color w:val="000000"/>
          <w:sz w:val="22"/>
          <w:szCs w:val="22"/>
          <w:u w:val="single"/>
        </w:rPr>
        <w:t>LANTILLA</w:t>
      </w:r>
      <w:r>
        <w:rPr>
          <w:rFonts w:cs="Arial"/>
          <w:b/>
          <w:bCs/>
          <w:caps/>
          <w:color w:val="000000"/>
          <w:sz w:val="22"/>
          <w:szCs w:val="22"/>
          <w:u w:val="single"/>
        </w:rPr>
        <w:t xml:space="preserve"> IDP</w:t>
      </w:r>
      <w:r w:rsidR="0056454F">
        <w:rPr>
          <w:rFonts w:cs="Arial"/>
          <w:b/>
          <w:bCs/>
          <w:caps/>
          <w:color w:val="000000"/>
          <w:sz w:val="22"/>
          <w:szCs w:val="22"/>
          <w:u w:val="single"/>
        </w:rPr>
        <w:t xml:space="preserve"> </w:t>
      </w:r>
      <w:r w:rsidR="00E6098D" w:rsidRPr="00171398">
        <w:rPr>
          <w:rFonts w:cs="Arial"/>
          <w:b/>
          <w:bCs/>
          <w:caps/>
          <w:color w:val="000000"/>
          <w:sz w:val="22"/>
          <w:szCs w:val="22"/>
          <w:u w:val="single"/>
        </w:rPr>
        <w:t>PARA</w:t>
      </w:r>
      <w:r w:rsidR="0056454F">
        <w:rPr>
          <w:rFonts w:cs="Arial"/>
          <w:b/>
          <w:bCs/>
          <w:caps/>
          <w:color w:val="000000"/>
          <w:sz w:val="22"/>
          <w:szCs w:val="22"/>
          <w:u w:val="single"/>
        </w:rPr>
        <w:t xml:space="preserve"> UN PROYECTO</w:t>
      </w:r>
    </w:p>
    <w:p w:rsidR="001B4861" w:rsidRDefault="001B4861" w:rsidP="001B4861">
      <w:pPr>
        <w:pStyle w:val="Textoindependiente"/>
        <w:spacing w:line="276" w:lineRule="auto"/>
        <w:ind w:right="-2"/>
        <w:rPr>
          <w:rFonts w:cs="Arial"/>
          <w:b/>
          <w:bCs/>
          <w:caps/>
          <w:color w:val="000000"/>
          <w:sz w:val="22"/>
          <w:szCs w:val="22"/>
          <w:u w:val="single"/>
        </w:rPr>
      </w:pPr>
    </w:p>
    <w:p w:rsidR="001B4861" w:rsidRPr="0056454F" w:rsidRDefault="001B4861" w:rsidP="001B4861">
      <w:pPr>
        <w:pStyle w:val="Prrafodelista"/>
        <w:numPr>
          <w:ilvl w:val="1"/>
          <w:numId w:val="9"/>
        </w:numPr>
        <w:spacing w:before="120" w:line="276" w:lineRule="auto"/>
        <w:ind w:left="357" w:hanging="357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Identificación:</w:t>
      </w:r>
    </w:p>
    <w:p w:rsidR="001B4861" w:rsidRDefault="001B4861" w:rsidP="001B4861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1B4861" w:rsidRDefault="001B4861" w:rsidP="001B486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Una vez confeccionada la plantilla para el proyecto, se identificarán de acuerdo con las instrucciones indicadas a continuación.</w:t>
      </w:r>
    </w:p>
    <w:p w:rsidR="00171398" w:rsidRDefault="00171398">
      <w:pPr>
        <w:rPr>
          <w:rFonts w:ascii="Arial" w:hAnsi="Arial" w:cs="Arial"/>
          <w:sz w:val="22"/>
          <w:szCs w:val="22"/>
        </w:rPr>
      </w:pPr>
      <w:r>
        <w:rPr>
          <w:rFonts w:cs="Arial"/>
          <w:sz w:val="22"/>
          <w:szCs w:val="22"/>
        </w:rPr>
        <w:br w:type="page"/>
      </w:r>
    </w:p>
    <w:p w:rsidR="001B4861" w:rsidRDefault="001B4861" w:rsidP="001B486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1B4861" w:rsidRDefault="001B4861" w:rsidP="001B4861">
      <w:pPr>
        <w:pStyle w:val="Textoindependiente"/>
        <w:spacing w:line="276" w:lineRule="auto"/>
        <w:ind w:right="-2"/>
        <w:rPr>
          <w:rFonts w:cs="Arial"/>
          <w:sz w:val="22"/>
          <w:szCs w:val="22"/>
          <w:u w:val="single"/>
        </w:rPr>
      </w:pPr>
      <w:r>
        <w:rPr>
          <w:rFonts w:cs="Arial"/>
          <w:sz w:val="22"/>
          <w:szCs w:val="22"/>
          <w:u w:val="single"/>
        </w:rPr>
        <w:t>Para Español</w:t>
      </w:r>
    </w:p>
    <w:p w:rsidR="001B4861" w:rsidRPr="00624E3A" w:rsidRDefault="001B4861" w:rsidP="001B4861">
      <w:pPr>
        <w:pStyle w:val="Textoindependiente"/>
        <w:spacing w:line="276" w:lineRule="auto"/>
        <w:ind w:right="-2"/>
        <w:rPr>
          <w:rFonts w:cs="Arial"/>
          <w:sz w:val="22"/>
          <w:szCs w:val="22"/>
          <w:u w:val="single"/>
        </w:rPr>
      </w:pPr>
    </w:p>
    <w:p w:rsidR="001B4861" w:rsidRPr="0010100E" w:rsidRDefault="001B4861" w:rsidP="001B4861">
      <w:pPr>
        <w:pStyle w:val="Textoindependiente"/>
        <w:spacing w:line="276" w:lineRule="auto"/>
        <w:ind w:left="1065" w:right="-2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OT</w:t>
      </w:r>
      <w:r w:rsidRPr="0010100E">
        <w:rPr>
          <w:rFonts w:cs="Arial"/>
          <w:b/>
          <w:sz w:val="22"/>
          <w:szCs w:val="22"/>
        </w:rPr>
        <w:t>_</w:t>
      </w:r>
      <w:r>
        <w:rPr>
          <w:rFonts w:cs="Arial"/>
          <w:b/>
          <w:sz w:val="22"/>
          <w:szCs w:val="22"/>
        </w:rPr>
        <w:t>IDP</w:t>
      </w:r>
      <w:r w:rsidRPr="0010100E">
        <w:rPr>
          <w:rFonts w:cs="Arial"/>
          <w:b/>
          <w:sz w:val="22"/>
          <w:szCs w:val="22"/>
        </w:rPr>
        <w:t>_</w:t>
      </w:r>
      <w:r>
        <w:rPr>
          <w:rFonts w:cs="Arial"/>
          <w:b/>
          <w:sz w:val="22"/>
          <w:szCs w:val="22"/>
        </w:rPr>
        <w:t>E</w:t>
      </w:r>
    </w:p>
    <w:p w:rsidR="001B4861" w:rsidRDefault="001B4861" w:rsidP="001B4861">
      <w:pPr>
        <w:tabs>
          <w:tab w:val="bar" w:pos="1276"/>
          <w:tab w:val="bar" w:pos="1843"/>
          <w:tab w:val="bar" w:pos="2268"/>
        </w:tabs>
        <w:spacing w:line="276" w:lineRule="auto"/>
        <w:ind w:left="1207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</w:p>
    <w:p w:rsidR="001B4861" w:rsidRDefault="001B4861" w:rsidP="001B4861">
      <w:pPr>
        <w:tabs>
          <w:tab w:val="bar" w:pos="1276"/>
          <w:tab w:val="bar" w:pos="1843"/>
          <w:tab w:val="left" w:pos="2268"/>
        </w:tabs>
        <w:spacing w:line="276" w:lineRule="auto"/>
        <w:ind w:left="1422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>Idioma del IDP (Español)</w:t>
      </w:r>
    </w:p>
    <w:p w:rsidR="001B4861" w:rsidRDefault="001B4861" w:rsidP="001B4861">
      <w:pPr>
        <w:tabs>
          <w:tab w:val="bar" w:pos="1276"/>
          <w:tab w:val="bar" w:pos="1843"/>
        </w:tabs>
        <w:spacing w:line="276" w:lineRule="auto"/>
        <w:ind w:left="1422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</w:p>
    <w:p w:rsidR="001B4861" w:rsidRPr="0010100E" w:rsidRDefault="001B4861" w:rsidP="001B4861">
      <w:pPr>
        <w:tabs>
          <w:tab w:val="bar" w:pos="1276"/>
          <w:tab w:val="left" w:pos="1843"/>
        </w:tabs>
        <w:ind w:left="1065"/>
        <w:rPr>
          <w:rFonts w:ascii="Arial" w:hAnsi="Arial" w:cs="Arial"/>
          <w:bCs/>
          <w:color w:val="000000"/>
          <w:sz w:val="22"/>
          <w:szCs w:val="22"/>
        </w:rPr>
      </w:pPr>
      <w:r w:rsidRPr="0010100E">
        <w:rPr>
          <w:rFonts w:ascii="Arial" w:hAnsi="Arial" w:cs="Arial"/>
          <w:bCs/>
          <w:color w:val="000000"/>
          <w:sz w:val="22"/>
          <w:szCs w:val="22"/>
        </w:rPr>
        <w:tab/>
      </w:r>
      <w:r>
        <w:rPr>
          <w:rFonts w:ascii="Arial" w:hAnsi="Arial" w:cs="Arial"/>
          <w:bCs/>
          <w:color w:val="000000"/>
          <w:sz w:val="22"/>
          <w:szCs w:val="22"/>
        </w:rPr>
        <w:t>Iniciales de Í</w:t>
      </w:r>
      <w:r w:rsidRPr="0010100E">
        <w:rPr>
          <w:rFonts w:ascii="Arial" w:hAnsi="Arial" w:cs="Arial"/>
          <w:bCs/>
          <w:color w:val="000000"/>
          <w:sz w:val="22"/>
          <w:szCs w:val="22"/>
        </w:rPr>
        <w:t>ndice Documentos de Proveedor</w:t>
      </w:r>
    </w:p>
    <w:p w:rsidR="001B4861" w:rsidRDefault="001B4861" w:rsidP="001B4861">
      <w:pPr>
        <w:tabs>
          <w:tab w:val="bar" w:pos="1276"/>
        </w:tabs>
        <w:ind w:left="1065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1B4861" w:rsidRDefault="001B4861" w:rsidP="001B4861">
      <w:pPr>
        <w:ind w:left="1276"/>
        <w:rPr>
          <w:rFonts w:ascii="Arial" w:hAnsi="Arial" w:cs="Arial"/>
          <w:bCs/>
          <w:color w:val="000000"/>
          <w:sz w:val="22"/>
          <w:szCs w:val="22"/>
        </w:rPr>
      </w:pPr>
      <w:r>
        <w:rPr>
          <w:rFonts w:ascii="Arial" w:hAnsi="Arial" w:cs="Arial"/>
          <w:bCs/>
          <w:color w:val="000000"/>
          <w:sz w:val="22"/>
          <w:szCs w:val="22"/>
        </w:rPr>
        <w:t xml:space="preserve">Número de la OT de </w:t>
      </w:r>
      <w:proofErr w:type="spellStart"/>
      <w:r>
        <w:rPr>
          <w:rFonts w:ascii="Arial" w:hAnsi="Arial" w:cs="Arial"/>
          <w:bCs/>
          <w:color w:val="000000"/>
          <w:sz w:val="22"/>
          <w:szCs w:val="22"/>
        </w:rPr>
        <w:t>Intecsa</w:t>
      </w:r>
      <w:proofErr w:type="spellEnd"/>
      <w:r>
        <w:rPr>
          <w:rFonts w:ascii="Arial" w:hAnsi="Arial" w:cs="Arial"/>
          <w:bCs/>
          <w:color w:val="000000"/>
          <w:sz w:val="22"/>
          <w:szCs w:val="22"/>
        </w:rPr>
        <w:t xml:space="preserve"> en formato de 5 dígitos</w:t>
      </w:r>
    </w:p>
    <w:p w:rsidR="001B4861" w:rsidRDefault="001B4861" w:rsidP="001B486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1B4861" w:rsidRDefault="001B4861" w:rsidP="001B486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1B4861" w:rsidRDefault="001B4861" w:rsidP="001B486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  <w:u w:val="single"/>
        </w:rPr>
        <w:t>Para Inglés</w:t>
      </w:r>
    </w:p>
    <w:p w:rsidR="001B4861" w:rsidRDefault="001B4861" w:rsidP="001B4861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1B4861" w:rsidRPr="0010100E" w:rsidRDefault="001B4861" w:rsidP="001B4861">
      <w:pPr>
        <w:pStyle w:val="Textoindependiente"/>
        <w:spacing w:line="276" w:lineRule="auto"/>
        <w:ind w:left="1065" w:right="-2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OT</w:t>
      </w:r>
      <w:r w:rsidRPr="0010100E">
        <w:rPr>
          <w:rFonts w:cs="Arial"/>
          <w:b/>
          <w:sz w:val="22"/>
          <w:szCs w:val="22"/>
        </w:rPr>
        <w:t>_</w:t>
      </w:r>
      <w:r>
        <w:rPr>
          <w:rFonts w:cs="Arial"/>
          <w:b/>
          <w:sz w:val="22"/>
          <w:szCs w:val="22"/>
        </w:rPr>
        <w:t>IDP</w:t>
      </w:r>
      <w:r w:rsidRPr="0010100E">
        <w:rPr>
          <w:rFonts w:cs="Arial"/>
          <w:b/>
          <w:sz w:val="22"/>
          <w:szCs w:val="22"/>
        </w:rPr>
        <w:t>_</w:t>
      </w:r>
      <w:r>
        <w:rPr>
          <w:rFonts w:cs="Arial"/>
          <w:b/>
          <w:sz w:val="22"/>
          <w:szCs w:val="22"/>
        </w:rPr>
        <w:t>I</w:t>
      </w:r>
    </w:p>
    <w:p w:rsidR="001B4861" w:rsidRDefault="001B4861" w:rsidP="001B4861">
      <w:pPr>
        <w:tabs>
          <w:tab w:val="bar" w:pos="1276"/>
          <w:tab w:val="bar" w:pos="1843"/>
          <w:tab w:val="bar" w:pos="2268"/>
        </w:tabs>
        <w:spacing w:line="276" w:lineRule="auto"/>
        <w:ind w:left="1207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</w:p>
    <w:p w:rsidR="001B4861" w:rsidRDefault="00A5129B" w:rsidP="001B4861">
      <w:pPr>
        <w:tabs>
          <w:tab w:val="bar" w:pos="1276"/>
          <w:tab w:val="bar" w:pos="1843"/>
          <w:tab w:val="left" w:pos="2268"/>
        </w:tabs>
        <w:spacing w:line="276" w:lineRule="auto"/>
        <w:ind w:left="1422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>Idioma de</w:t>
      </w:r>
      <w:r w:rsidR="001B4861">
        <w:rPr>
          <w:rFonts w:ascii="Arial" w:hAnsi="Arial" w:cs="Arial"/>
          <w:color w:val="000000"/>
          <w:sz w:val="22"/>
          <w:szCs w:val="22"/>
        </w:rPr>
        <w:t>l IDP (Inglés)</w:t>
      </w:r>
    </w:p>
    <w:p w:rsidR="001B4861" w:rsidRDefault="001B4861" w:rsidP="001B4861">
      <w:pPr>
        <w:tabs>
          <w:tab w:val="bar" w:pos="1276"/>
          <w:tab w:val="bar" w:pos="1843"/>
        </w:tabs>
        <w:spacing w:line="276" w:lineRule="auto"/>
        <w:ind w:left="1422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</w:p>
    <w:p w:rsidR="001B4861" w:rsidRPr="0010100E" w:rsidRDefault="001B4861" w:rsidP="001B4861">
      <w:pPr>
        <w:tabs>
          <w:tab w:val="bar" w:pos="1276"/>
          <w:tab w:val="left" w:pos="1843"/>
        </w:tabs>
        <w:ind w:left="1065"/>
        <w:rPr>
          <w:rFonts w:ascii="Arial" w:hAnsi="Arial" w:cs="Arial"/>
          <w:bCs/>
          <w:color w:val="000000"/>
          <w:sz w:val="22"/>
          <w:szCs w:val="22"/>
        </w:rPr>
      </w:pPr>
      <w:r w:rsidRPr="0010100E">
        <w:rPr>
          <w:rFonts w:ascii="Arial" w:hAnsi="Arial" w:cs="Arial"/>
          <w:bCs/>
          <w:color w:val="000000"/>
          <w:sz w:val="22"/>
          <w:szCs w:val="22"/>
        </w:rPr>
        <w:tab/>
      </w:r>
      <w:r>
        <w:rPr>
          <w:rFonts w:ascii="Arial" w:hAnsi="Arial" w:cs="Arial"/>
          <w:bCs/>
          <w:color w:val="000000"/>
          <w:sz w:val="22"/>
          <w:szCs w:val="22"/>
        </w:rPr>
        <w:t>Iniciales de Í</w:t>
      </w:r>
      <w:r w:rsidRPr="0010100E">
        <w:rPr>
          <w:rFonts w:ascii="Arial" w:hAnsi="Arial" w:cs="Arial"/>
          <w:bCs/>
          <w:color w:val="000000"/>
          <w:sz w:val="22"/>
          <w:szCs w:val="22"/>
        </w:rPr>
        <w:t>ndice Documentos de Proveedor</w:t>
      </w:r>
    </w:p>
    <w:p w:rsidR="001B4861" w:rsidRDefault="001B4861" w:rsidP="001B4861">
      <w:pPr>
        <w:tabs>
          <w:tab w:val="bar" w:pos="1276"/>
        </w:tabs>
        <w:ind w:left="1065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1B4861" w:rsidRDefault="001B4861" w:rsidP="001B4861">
      <w:pPr>
        <w:ind w:left="1276"/>
        <w:rPr>
          <w:rFonts w:ascii="Arial" w:hAnsi="Arial" w:cs="Arial"/>
          <w:bCs/>
          <w:color w:val="000000"/>
          <w:sz w:val="22"/>
          <w:szCs w:val="22"/>
        </w:rPr>
      </w:pPr>
      <w:r>
        <w:rPr>
          <w:rFonts w:ascii="Arial" w:hAnsi="Arial" w:cs="Arial"/>
          <w:bCs/>
          <w:color w:val="000000"/>
          <w:sz w:val="22"/>
          <w:szCs w:val="22"/>
        </w:rPr>
        <w:t xml:space="preserve">Número de la OT de </w:t>
      </w:r>
      <w:proofErr w:type="spellStart"/>
      <w:r>
        <w:rPr>
          <w:rFonts w:ascii="Arial" w:hAnsi="Arial" w:cs="Arial"/>
          <w:bCs/>
          <w:color w:val="000000"/>
          <w:sz w:val="22"/>
          <w:szCs w:val="22"/>
        </w:rPr>
        <w:t>Intecsa</w:t>
      </w:r>
      <w:proofErr w:type="spellEnd"/>
      <w:r>
        <w:rPr>
          <w:rFonts w:ascii="Arial" w:hAnsi="Arial" w:cs="Arial"/>
          <w:bCs/>
          <w:color w:val="000000"/>
          <w:sz w:val="22"/>
          <w:szCs w:val="22"/>
        </w:rPr>
        <w:t xml:space="preserve"> en formato de 5 dígitos</w:t>
      </w:r>
    </w:p>
    <w:p w:rsidR="0056454F" w:rsidRPr="00BB3A85" w:rsidRDefault="0056454F" w:rsidP="0056454F">
      <w:pPr>
        <w:pStyle w:val="Prrafodelista"/>
        <w:numPr>
          <w:ilvl w:val="1"/>
          <w:numId w:val="9"/>
        </w:numPr>
        <w:spacing w:before="360" w:line="276" w:lineRule="auto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Confección</w:t>
      </w:r>
    </w:p>
    <w:p w:rsidR="0056454F" w:rsidRDefault="0056454F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1348C6" w:rsidRDefault="009B62F6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Para cada Proyecto se confeccionará una plantilla en </w:t>
      </w:r>
      <w:r w:rsidR="0056454F">
        <w:rPr>
          <w:rFonts w:cs="Arial"/>
          <w:sz w:val="22"/>
          <w:szCs w:val="22"/>
        </w:rPr>
        <w:t xml:space="preserve">la </w:t>
      </w:r>
      <w:r>
        <w:rPr>
          <w:rFonts w:cs="Arial"/>
          <w:sz w:val="22"/>
          <w:szCs w:val="22"/>
        </w:rPr>
        <w:t>que quedarán obligatoriamente las hojas</w:t>
      </w:r>
      <w:r w:rsidR="00FC6FA1">
        <w:rPr>
          <w:rFonts w:cs="Arial"/>
          <w:sz w:val="22"/>
          <w:szCs w:val="22"/>
        </w:rPr>
        <w:t xml:space="preserve"> en el mismo orden en el que </w:t>
      </w:r>
      <w:r>
        <w:rPr>
          <w:rFonts w:cs="Arial"/>
          <w:sz w:val="22"/>
          <w:szCs w:val="22"/>
        </w:rPr>
        <w:t>están</w:t>
      </w:r>
      <w:r w:rsidR="00FC6FA1">
        <w:rPr>
          <w:rFonts w:cs="Arial"/>
          <w:sz w:val="22"/>
          <w:szCs w:val="22"/>
        </w:rPr>
        <w:t xml:space="preserve"> en la plantilla general</w:t>
      </w:r>
      <w:r>
        <w:rPr>
          <w:rFonts w:cs="Arial"/>
          <w:sz w:val="22"/>
          <w:szCs w:val="22"/>
        </w:rPr>
        <w:t>:</w:t>
      </w:r>
    </w:p>
    <w:p w:rsidR="001348C6" w:rsidRDefault="001348C6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9B62F6" w:rsidRDefault="007D7893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Una vez confeccionada y probada la plantilla se grabar</w:t>
      </w:r>
      <w:r w:rsidR="00AE7816">
        <w:rPr>
          <w:rFonts w:cs="Arial"/>
          <w:sz w:val="22"/>
          <w:szCs w:val="22"/>
        </w:rPr>
        <w:t>á</w:t>
      </w:r>
      <w:r>
        <w:rPr>
          <w:rFonts w:cs="Arial"/>
          <w:sz w:val="22"/>
          <w:szCs w:val="22"/>
        </w:rPr>
        <w:t xml:space="preserve"> con la hoja </w:t>
      </w:r>
      <w:r w:rsidR="00FC6FA1">
        <w:rPr>
          <w:rFonts w:cs="Arial"/>
          <w:sz w:val="22"/>
          <w:szCs w:val="22"/>
        </w:rPr>
        <w:t>“</w:t>
      </w:r>
      <w:r>
        <w:rPr>
          <w:rFonts w:cs="Arial"/>
          <w:sz w:val="22"/>
          <w:szCs w:val="22"/>
        </w:rPr>
        <w:t>DATOS</w:t>
      </w:r>
      <w:r w:rsidR="00FC6FA1">
        <w:rPr>
          <w:rFonts w:cs="Arial"/>
          <w:sz w:val="22"/>
          <w:szCs w:val="22"/>
        </w:rPr>
        <w:t>”</w:t>
      </w:r>
      <w:r>
        <w:rPr>
          <w:rFonts w:cs="Arial"/>
          <w:sz w:val="22"/>
          <w:szCs w:val="22"/>
        </w:rPr>
        <w:t xml:space="preserve"> </w:t>
      </w:r>
      <w:r w:rsidRPr="00FC6FA1">
        <w:rPr>
          <w:rFonts w:cs="Arial"/>
          <w:b/>
          <w:sz w:val="22"/>
          <w:szCs w:val="22"/>
        </w:rPr>
        <w:t xml:space="preserve">oculta </w:t>
      </w:r>
      <w:r w:rsidRPr="00FC6FA1">
        <w:rPr>
          <w:rFonts w:cs="Arial"/>
          <w:sz w:val="22"/>
          <w:szCs w:val="22"/>
        </w:rPr>
        <w:t>y</w:t>
      </w:r>
      <w:r>
        <w:rPr>
          <w:rFonts w:cs="Arial"/>
          <w:sz w:val="22"/>
          <w:szCs w:val="22"/>
        </w:rPr>
        <w:t xml:space="preserve"> </w:t>
      </w:r>
      <w:ins w:id="5" w:author="MFV" w:date="2013-05-21T15:48:00Z">
        <w:r w:rsidR="00017D00">
          <w:rPr>
            <w:rFonts w:cs="Arial"/>
            <w:sz w:val="22"/>
            <w:szCs w:val="22"/>
          </w:rPr>
          <w:t xml:space="preserve">todas las hojas visibles de la plantilla </w:t>
        </w:r>
      </w:ins>
      <w:r>
        <w:rPr>
          <w:rFonts w:cs="Arial"/>
          <w:sz w:val="22"/>
          <w:szCs w:val="22"/>
        </w:rPr>
        <w:t>protegida</w:t>
      </w:r>
      <w:ins w:id="6" w:author="MFV" w:date="2013-05-21T15:48:00Z">
        <w:r w:rsidR="00017D00">
          <w:rPr>
            <w:rFonts w:cs="Arial"/>
            <w:sz w:val="22"/>
            <w:szCs w:val="22"/>
          </w:rPr>
          <w:t>s</w:t>
        </w:r>
      </w:ins>
      <w:r>
        <w:rPr>
          <w:rFonts w:cs="Arial"/>
          <w:sz w:val="22"/>
          <w:szCs w:val="22"/>
        </w:rPr>
        <w:t>.</w:t>
      </w:r>
    </w:p>
    <w:p w:rsidR="007D7893" w:rsidRDefault="007D7893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9B6D2C" w:rsidRDefault="009B6D2C" w:rsidP="00171398">
      <w:pPr>
        <w:pStyle w:val="Textoindependiente"/>
        <w:spacing w:line="276" w:lineRule="auto"/>
        <w:ind w:left="1416" w:right="-2" w:hanging="1416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Ejemplo:</w:t>
      </w:r>
      <w:r w:rsidR="00171398"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En la pestaña Revisar acceder a “Proteger hoja”, introducir la contraseña, aceptar y volver a verificar. Este proceso se realizará en las tres hojas.</w:t>
      </w:r>
    </w:p>
    <w:p w:rsidR="009B6D2C" w:rsidRDefault="00171398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931545</wp:posOffset>
            </wp:positionH>
            <wp:positionV relativeFrom="paragraph">
              <wp:posOffset>134620</wp:posOffset>
            </wp:positionV>
            <wp:extent cx="2819400" cy="2545767"/>
            <wp:effectExtent l="0" t="0" r="0" b="698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545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6D2C" w:rsidRDefault="009B6D2C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171398" w:rsidRDefault="00171398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171398" w:rsidRDefault="00171398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171398" w:rsidRDefault="00171398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171398" w:rsidRDefault="00171398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171398" w:rsidRDefault="00171398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171398" w:rsidRDefault="00171398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171398" w:rsidRDefault="00171398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171398" w:rsidRDefault="00171398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171398" w:rsidRDefault="00171398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171398" w:rsidRDefault="00171398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171398" w:rsidRDefault="00171398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171398" w:rsidRDefault="00171398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9B6D2C" w:rsidRDefault="009B6D2C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7D7893" w:rsidRDefault="007D7893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lastRenderedPageBreak/>
        <w:t xml:space="preserve">La contraseña para la protección de la plantilla será </w:t>
      </w:r>
      <w:ins w:id="7" w:author="MFV" w:date="2013-05-21T15:48:00Z">
        <w:r w:rsidR="00017D00" w:rsidRPr="004A103C">
          <w:rPr>
            <w:rFonts w:cs="Arial"/>
            <w:b/>
            <w:sz w:val="22"/>
            <w:szCs w:val="22"/>
          </w:rPr>
          <w:t>D</w:t>
        </w:r>
        <w:r w:rsidR="00017D00">
          <w:rPr>
            <w:rFonts w:cs="Arial"/>
            <w:b/>
            <w:sz w:val="22"/>
            <w:szCs w:val="22"/>
          </w:rPr>
          <w:t>C</w:t>
        </w:r>
        <w:r w:rsidR="00017D00" w:rsidRPr="004A103C">
          <w:rPr>
            <w:rFonts w:cs="Arial"/>
            <w:b/>
            <w:sz w:val="22"/>
            <w:szCs w:val="22"/>
          </w:rPr>
          <w:t>D</w:t>
        </w:r>
      </w:ins>
      <w:r>
        <w:rPr>
          <w:rFonts w:cs="Arial"/>
          <w:sz w:val="22"/>
          <w:szCs w:val="22"/>
        </w:rPr>
        <w:t xml:space="preserve">, en mayúsculas seguida de la </w:t>
      </w:r>
      <w:r w:rsidRPr="004A103C">
        <w:rPr>
          <w:rFonts w:cs="Arial"/>
          <w:b/>
          <w:sz w:val="22"/>
          <w:szCs w:val="22"/>
        </w:rPr>
        <w:t>OT</w:t>
      </w:r>
      <w:r>
        <w:rPr>
          <w:rFonts w:cs="Arial"/>
          <w:sz w:val="22"/>
          <w:szCs w:val="22"/>
        </w:rPr>
        <w:t xml:space="preserve"> sin espacios ni caracteres separadores.</w:t>
      </w:r>
    </w:p>
    <w:p w:rsidR="007D7893" w:rsidRDefault="007D7893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7D7893" w:rsidRDefault="007D7893" w:rsidP="009B6D2C">
      <w:pPr>
        <w:pStyle w:val="Textoindependiente"/>
        <w:spacing w:line="276" w:lineRule="auto"/>
        <w:ind w:left="1416" w:right="-2" w:hanging="1416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Ejemplo:</w:t>
      </w:r>
      <w:r w:rsidR="009B6D2C">
        <w:rPr>
          <w:rFonts w:cs="Arial"/>
          <w:sz w:val="22"/>
          <w:szCs w:val="22"/>
        </w:rPr>
        <w:tab/>
      </w:r>
      <w:ins w:id="8" w:author="MFV" w:date="2013-05-21T15:48:00Z">
        <w:r w:rsidR="00017D00" w:rsidRPr="004A103C">
          <w:rPr>
            <w:rFonts w:cs="Arial"/>
            <w:b/>
            <w:sz w:val="22"/>
            <w:szCs w:val="22"/>
          </w:rPr>
          <w:t>D</w:t>
        </w:r>
        <w:r w:rsidR="00017D00">
          <w:rPr>
            <w:rFonts w:cs="Arial"/>
            <w:b/>
            <w:sz w:val="22"/>
            <w:szCs w:val="22"/>
          </w:rPr>
          <w:t>C</w:t>
        </w:r>
        <w:r w:rsidR="00017D00" w:rsidRPr="004A103C">
          <w:rPr>
            <w:rFonts w:cs="Arial"/>
            <w:b/>
            <w:sz w:val="22"/>
            <w:szCs w:val="22"/>
          </w:rPr>
          <w:t>D14188</w:t>
        </w:r>
      </w:ins>
      <w:r>
        <w:rPr>
          <w:rFonts w:cs="Arial"/>
          <w:sz w:val="22"/>
          <w:szCs w:val="22"/>
        </w:rPr>
        <w:t xml:space="preserve">, será la contraseña que permita modificar la plantilla del índice de Documentos del Proveedor </w:t>
      </w:r>
      <w:r w:rsidR="00E66A90">
        <w:rPr>
          <w:rFonts w:cs="Arial"/>
          <w:sz w:val="22"/>
          <w:szCs w:val="22"/>
        </w:rPr>
        <w:t>aprobada</w:t>
      </w:r>
      <w:r>
        <w:rPr>
          <w:rFonts w:cs="Arial"/>
          <w:sz w:val="22"/>
          <w:szCs w:val="22"/>
        </w:rPr>
        <w:t xml:space="preserve"> para el proyecto 14188</w:t>
      </w:r>
      <w:r w:rsidR="004A103C">
        <w:rPr>
          <w:rFonts w:cs="Arial"/>
          <w:sz w:val="22"/>
          <w:szCs w:val="22"/>
        </w:rPr>
        <w:t>.</w:t>
      </w:r>
    </w:p>
    <w:p w:rsidR="004A103C" w:rsidRDefault="004A103C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4A103C" w:rsidRDefault="004A103C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En el caso de disponer de más de una plantilla para el mismo proyecto, todas ellas tendrán la misma contraseña</w:t>
      </w:r>
      <w:r w:rsidR="0056454F">
        <w:rPr>
          <w:rFonts w:cs="Arial"/>
          <w:sz w:val="22"/>
          <w:szCs w:val="22"/>
        </w:rPr>
        <w:t>.</w:t>
      </w:r>
    </w:p>
    <w:p w:rsidR="00CC277D" w:rsidRDefault="00CC277D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E62618" w:rsidRDefault="00E62618" w:rsidP="0015243F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Una vez confeccionada, además de guardarla para el proyecto, deberemos facilitársela al </w:t>
      </w:r>
      <w:r w:rsidR="00CC277D">
        <w:rPr>
          <w:rFonts w:cs="Arial"/>
          <w:color w:val="000000"/>
          <w:sz w:val="22"/>
          <w:szCs w:val="22"/>
        </w:rPr>
        <w:t xml:space="preserve">responsable de </w:t>
      </w:r>
      <w:r w:rsidR="00CC277D">
        <w:rPr>
          <w:rFonts w:cs="Arial"/>
          <w:b/>
          <w:color w:val="000000"/>
          <w:sz w:val="22"/>
          <w:szCs w:val="22"/>
        </w:rPr>
        <w:t>IT</w:t>
      </w:r>
      <w:r w:rsidR="00A5129B">
        <w:rPr>
          <w:rFonts w:cs="Arial"/>
          <w:sz w:val="22"/>
          <w:szCs w:val="22"/>
        </w:rPr>
        <w:t>, para incluirla en el directorio de plantillas de GID.</w:t>
      </w:r>
    </w:p>
    <w:p w:rsidR="00AE7816" w:rsidRPr="00D0075A" w:rsidRDefault="00AE7816" w:rsidP="005362FF">
      <w:pPr>
        <w:pStyle w:val="Prrafodelista"/>
        <w:numPr>
          <w:ilvl w:val="1"/>
          <w:numId w:val="9"/>
        </w:numPr>
        <w:spacing w:before="360" w:line="276" w:lineRule="auto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5362FF">
        <w:rPr>
          <w:rFonts w:ascii="Arial" w:hAnsi="Arial" w:cs="Arial"/>
          <w:b/>
          <w:color w:val="000000"/>
          <w:sz w:val="22"/>
          <w:szCs w:val="22"/>
        </w:rPr>
        <w:t>C</w:t>
      </w:r>
      <w:r w:rsidR="005362FF">
        <w:rPr>
          <w:rFonts w:ascii="Arial" w:hAnsi="Arial" w:cs="Arial"/>
          <w:b/>
          <w:color w:val="000000"/>
          <w:sz w:val="22"/>
          <w:szCs w:val="22"/>
        </w:rPr>
        <w:t>orrección del desplegable ITEM</w:t>
      </w:r>
    </w:p>
    <w:p w:rsidR="00AE7816" w:rsidRPr="001C18D8" w:rsidRDefault="00AE7816" w:rsidP="00AE7816">
      <w:pPr>
        <w:spacing w:before="240"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 w:rsidRPr="001C18D8">
        <w:rPr>
          <w:rFonts w:ascii="Arial" w:hAnsi="Arial" w:cs="Arial"/>
          <w:color w:val="000000"/>
          <w:sz w:val="22"/>
          <w:szCs w:val="22"/>
        </w:rPr>
        <w:t>Al ejecutar en cada Pedido la plantilla particular del Proyecto</w:t>
      </w:r>
      <w:r w:rsidR="00A5129B">
        <w:rPr>
          <w:rFonts w:ascii="Arial" w:hAnsi="Arial" w:cs="Arial"/>
          <w:color w:val="000000"/>
          <w:sz w:val="22"/>
          <w:szCs w:val="22"/>
        </w:rPr>
        <w:t xml:space="preserve"> y obtener el Í</w:t>
      </w:r>
      <w:r w:rsidR="008A0BC7" w:rsidRPr="001C18D8">
        <w:rPr>
          <w:rFonts w:ascii="Arial" w:hAnsi="Arial" w:cs="Arial"/>
          <w:color w:val="000000"/>
          <w:sz w:val="22"/>
          <w:szCs w:val="22"/>
        </w:rPr>
        <w:t>ndice de documentos de Proveedor</w:t>
      </w:r>
      <w:r w:rsidRPr="001C18D8">
        <w:rPr>
          <w:rFonts w:ascii="Arial" w:hAnsi="Arial" w:cs="Arial"/>
          <w:color w:val="000000"/>
          <w:sz w:val="22"/>
          <w:szCs w:val="22"/>
        </w:rPr>
        <w:t>, el despleg</w:t>
      </w:r>
      <w:r w:rsidR="008A0BC7" w:rsidRPr="001C18D8">
        <w:rPr>
          <w:rFonts w:ascii="Arial" w:hAnsi="Arial" w:cs="Arial"/>
          <w:color w:val="000000"/>
          <w:sz w:val="22"/>
          <w:szCs w:val="22"/>
        </w:rPr>
        <w:t xml:space="preserve">able de </w:t>
      </w:r>
      <w:proofErr w:type="spellStart"/>
      <w:r w:rsidR="008A0BC7" w:rsidRPr="001C18D8">
        <w:rPr>
          <w:rFonts w:ascii="Arial" w:hAnsi="Arial" w:cs="Arial"/>
          <w:color w:val="000000"/>
          <w:sz w:val="22"/>
          <w:szCs w:val="22"/>
        </w:rPr>
        <w:t>Items</w:t>
      </w:r>
      <w:proofErr w:type="spellEnd"/>
      <w:r w:rsidR="008A0BC7" w:rsidRPr="001C18D8">
        <w:rPr>
          <w:rFonts w:ascii="Arial" w:hAnsi="Arial" w:cs="Arial"/>
          <w:color w:val="000000"/>
          <w:sz w:val="22"/>
          <w:szCs w:val="22"/>
        </w:rPr>
        <w:t xml:space="preserve"> hay que ajustarlo de la siguiente forma:</w:t>
      </w:r>
    </w:p>
    <w:p w:rsidR="00C17B3F" w:rsidRDefault="00C17B3F" w:rsidP="00AE7816">
      <w:pPr>
        <w:spacing w:before="240"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En la hoja ITEMS nos posicionamos en cualquier fila de cualquiera de las columnas ITEM. En la pestaña “Fórmulas – Administrador de nombres” seleccionamos ITEMS y corregimos el rango, ajustándolo al número que tengamos en la hoja Datos.</w:t>
      </w:r>
    </w:p>
    <w:p w:rsidR="00C17B3F" w:rsidRDefault="00C17B3F" w:rsidP="00AE7816">
      <w:pPr>
        <w:spacing w:before="240"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Por defecto está puesto un rango de </w:t>
      </w:r>
      <w:r>
        <w:rPr>
          <w:rFonts w:ascii="Arial" w:hAnsi="Arial" w:cs="Arial"/>
          <w:b/>
          <w:color w:val="000000"/>
          <w:sz w:val="22"/>
          <w:szCs w:val="22"/>
        </w:rPr>
        <w:t>415</w:t>
      </w:r>
      <w:r>
        <w:rPr>
          <w:rFonts w:ascii="Arial" w:hAnsi="Arial" w:cs="Arial"/>
          <w:color w:val="000000"/>
          <w:sz w:val="22"/>
          <w:szCs w:val="22"/>
        </w:rPr>
        <w:t xml:space="preserve"> líneas para 415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Items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incluyendo cabecera, pero si solo tenemos 10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Items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en el pedido, habrá que </w:t>
      </w:r>
      <w:r w:rsidR="00F37920">
        <w:rPr>
          <w:rFonts w:ascii="Arial" w:hAnsi="Arial" w:cs="Arial"/>
          <w:color w:val="000000"/>
          <w:sz w:val="22"/>
          <w:szCs w:val="22"/>
        </w:rPr>
        <w:t>ajustar</w:t>
      </w:r>
      <w:r>
        <w:rPr>
          <w:rFonts w:ascii="Arial" w:hAnsi="Arial" w:cs="Arial"/>
          <w:color w:val="000000"/>
          <w:sz w:val="22"/>
          <w:szCs w:val="22"/>
        </w:rPr>
        <w:t xml:space="preserve"> el rango a 11</w:t>
      </w:r>
      <w:r w:rsidR="00D622E1">
        <w:rPr>
          <w:rFonts w:ascii="Arial" w:hAnsi="Arial" w:cs="Arial"/>
          <w:color w:val="000000"/>
          <w:sz w:val="22"/>
          <w:szCs w:val="22"/>
        </w:rPr>
        <w:t xml:space="preserve"> líneas.</w:t>
      </w:r>
    </w:p>
    <w:p w:rsidR="00D622E1" w:rsidRDefault="00D622E1" w:rsidP="001C18D8">
      <w:pPr>
        <w:spacing w:before="120" w:line="276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p w:rsidR="00AE7816" w:rsidRDefault="00C17B3F" w:rsidP="00C17B3F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Es decir:  </w:t>
      </w:r>
    </w:p>
    <w:p w:rsidR="00C17B3F" w:rsidRPr="000E11E7" w:rsidRDefault="00C17B3F" w:rsidP="00C17B3F">
      <w:pPr>
        <w:rPr>
          <w:rFonts w:ascii="Arial" w:hAnsi="Arial" w:cs="Arial"/>
          <w:color w:val="000000"/>
          <w:sz w:val="22"/>
          <w:szCs w:val="22"/>
        </w:rPr>
      </w:pPr>
    </w:p>
    <w:p w:rsidR="00AE7816" w:rsidRPr="00C17B3F" w:rsidRDefault="00C17B3F" w:rsidP="00C17B3F">
      <w:pPr>
        <w:rPr>
          <w:rFonts w:ascii="Arial" w:hAnsi="Arial" w:cs="Arial"/>
          <w:color w:val="000000"/>
          <w:sz w:val="22"/>
          <w:szCs w:val="22"/>
        </w:rPr>
      </w:pPr>
      <w:r w:rsidRPr="00C17B3F">
        <w:rPr>
          <w:rFonts w:ascii="Arial" w:hAnsi="Arial" w:cs="Arial"/>
          <w:color w:val="000000"/>
          <w:sz w:val="22"/>
          <w:szCs w:val="22"/>
        </w:rPr>
        <w:t>=DATOS</w:t>
      </w:r>
      <w:proofErr w:type="gramStart"/>
      <w:r w:rsidRPr="00C17B3F">
        <w:rPr>
          <w:rFonts w:ascii="Arial" w:hAnsi="Arial" w:cs="Arial"/>
          <w:color w:val="000000"/>
          <w:sz w:val="22"/>
          <w:szCs w:val="22"/>
        </w:rPr>
        <w:t>!</w:t>
      </w:r>
      <w:proofErr w:type="gramEnd"/>
      <w:r w:rsidRPr="00C17B3F">
        <w:rPr>
          <w:rFonts w:ascii="Arial" w:hAnsi="Arial" w:cs="Arial"/>
          <w:color w:val="000000"/>
          <w:sz w:val="22"/>
          <w:szCs w:val="22"/>
        </w:rPr>
        <w:t>$A$2:$A$</w:t>
      </w:r>
      <w:r w:rsidRPr="00C17B3F">
        <w:rPr>
          <w:rFonts w:ascii="Arial" w:hAnsi="Arial" w:cs="Arial"/>
          <w:color w:val="000000"/>
          <w:sz w:val="22"/>
          <w:szCs w:val="22"/>
          <w:u w:val="single"/>
        </w:rPr>
        <w:t>415</w:t>
      </w:r>
    </w:p>
    <w:p w:rsidR="00AE7816" w:rsidRPr="00C17B3F" w:rsidRDefault="00AE7816" w:rsidP="00AE7816">
      <w:pPr>
        <w:rPr>
          <w:rFonts w:ascii="Arial" w:hAnsi="Arial" w:cs="Arial"/>
          <w:color w:val="000000"/>
          <w:sz w:val="22"/>
          <w:szCs w:val="22"/>
        </w:rPr>
      </w:pPr>
    </w:p>
    <w:p w:rsidR="00AE7816" w:rsidRDefault="00D622E1" w:rsidP="00AE7816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Deberíamos </w:t>
      </w:r>
      <w:r w:rsidR="00F37920">
        <w:rPr>
          <w:rFonts w:ascii="Arial" w:hAnsi="Arial" w:cs="Arial"/>
          <w:color w:val="000000"/>
          <w:sz w:val="22"/>
          <w:szCs w:val="22"/>
        </w:rPr>
        <w:t>sustituir 415 por 11:</w:t>
      </w:r>
    </w:p>
    <w:p w:rsidR="00C17B3F" w:rsidRDefault="00C17B3F" w:rsidP="00AE7816">
      <w:pPr>
        <w:rPr>
          <w:rFonts w:ascii="Arial" w:hAnsi="Arial" w:cs="Arial"/>
          <w:color w:val="000000"/>
          <w:sz w:val="22"/>
          <w:szCs w:val="22"/>
        </w:rPr>
      </w:pPr>
    </w:p>
    <w:p w:rsidR="00C17B3F" w:rsidRPr="00C17B3F" w:rsidRDefault="00C17B3F" w:rsidP="00AE7816">
      <w:pPr>
        <w:rPr>
          <w:rFonts w:ascii="Arial" w:hAnsi="Arial" w:cs="Arial"/>
          <w:color w:val="000000"/>
          <w:sz w:val="22"/>
          <w:szCs w:val="22"/>
        </w:rPr>
      </w:pPr>
      <w:r w:rsidRPr="00C17B3F">
        <w:rPr>
          <w:rFonts w:ascii="Arial" w:hAnsi="Arial" w:cs="Arial"/>
          <w:color w:val="000000"/>
          <w:sz w:val="22"/>
          <w:szCs w:val="22"/>
        </w:rPr>
        <w:t>=DATOS</w:t>
      </w:r>
      <w:proofErr w:type="gramStart"/>
      <w:r w:rsidRPr="00C17B3F">
        <w:rPr>
          <w:rFonts w:ascii="Arial" w:hAnsi="Arial" w:cs="Arial"/>
          <w:color w:val="000000"/>
          <w:sz w:val="22"/>
          <w:szCs w:val="22"/>
        </w:rPr>
        <w:t>!</w:t>
      </w:r>
      <w:proofErr w:type="gramEnd"/>
      <w:r w:rsidRPr="00C17B3F">
        <w:rPr>
          <w:rFonts w:ascii="Arial" w:hAnsi="Arial" w:cs="Arial"/>
          <w:color w:val="000000"/>
          <w:sz w:val="22"/>
          <w:szCs w:val="22"/>
        </w:rPr>
        <w:t>$A$2:$A$</w:t>
      </w:r>
      <w:r w:rsidRPr="00C17B3F">
        <w:rPr>
          <w:rFonts w:ascii="Arial" w:hAnsi="Arial" w:cs="Arial"/>
          <w:color w:val="000000"/>
          <w:sz w:val="22"/>
          <w:szCs w:val="22"/>
          <w:u w:val="single"/>
        </w:rPr>
        <w:t>11</w:t>
      </w:r>
    </w:p>
    <w:p w:rsidR="00AE7816" w:rsidRPr="00C17B3F" w:rsidRDefault="00AE7816" w:rsidP="00AE7816">
      <w:pPr>
        <w:rPr>
          <w:rFonts w:ascii="Arial" w:hAnsi="Arial" w:cs="Arial"/>
          <w:color w:val="000000"/>
          <w:sz w:val="22"/>
          <w:szCs w:val="22"/>
        </w:rPr>
      </w:pPr>
    </w:p>
    <w:p w:rsidR="00AE7816" w:rsidRPr="00C17B3F" w:rsidRDefault="00D622E1" w:rsidP="00AE7816">
      <w:pPr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51EBDDC4" wp14:editId="143D7CCB">
            <wp:extent cx="3000375" cy="2872436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1826" cy="28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816" w:rsidRPr="00C17B3F" w:rsidRDefault="00AE7816" w:rsidP="00AE7816">
      <w:pPr>
        <w:rPr>
          <w:rFonts w:ascii="Arial" w:hAnsi="Arial" w:cs="Arial"/>
          <w:color w:val="000000"/>
          <w:sz w:val="22"/>
          <w:szCs w:val="22"/>
        </w:rPr>
      </w:pPr>
    </w:p>
    <w:p w:rsidR="00D622E1" w:rsidRDefault="00D622E1" w:rsidP="00D622E1">
      <w:pPr>
        <w:spacing w:before="240"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Este ajuste afectará a todas las líneas de todas las columnas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Items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:rsidR="00EC3498" w:rsidRDefault="00EC3498" w:rsidP="00DE70E9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:rsidR="00FC6FA1" w:rsidRPr="001B4861" w:rsidRDefault="001C18D8" w:rsidP="00FC6FA1">
      <w:pPr>
        <w:pStyle w:val="Textoindependiente"/>
        <w:numPr>
          <w:ilvl w:val="0"/>
          <w:numId w:val="9"/>
        </w:numPr>
        <w:spacing w:line="276" w:lineRule="auto"/>
        <w:ind w:right="-2"/>
        <w:rPr>
          <w:rFonts w:cs="Arial"/>
          <w:b/>
          <w:sz w:val="22"/>
          <w:szCs w:val="22"/>
          <w:u w:val="single"/>
        </w:rPr>
      </w:pPr>
      <w:r>
        <w:rPr>
          <w:rFonts w:cs="Arial"/>
          <w:b/>
          <w:sz w:val="22"/>
          <w:szCs w:val="22"/>
          <w:u w:val="single"/>
        </w:rPr>
        <w:t xml:space="preserve">IMPORTAR </w:t>
      </w:r>
      <w:r w:rsidR="00FC6FA1" w:rsidRPr="001B4861">
        <w:rPr>
          <w:rFonts w:cs="Arial"/>
          <w:b/>
          <w:sz w:val="22"/>
          <w:szCs w:val="22"/>
          <w:u w:val="single"/>
        </w:rPr>
        <w:t>DATOS DE</w:t>
      </w:r>
      <w:r>
        <w:rPr>
          <w:rFonts w:cs="Arial"/>
          <w:b/>
          <w:sz w:val="22"/>
          <w:szCs w:val="22"/>
          <w:u w:val="single"/>
        </w:rPr>
        <w:t>SDE LOS INDICES DE PROVEEDOR</w:t>
      </w:r>
    </w:p>
    <w:p w:rsidR="00532491" w:rsidRPr="001B4861" w:rsidRDefault="00532491" w:rsidP="0010100E">
      <w:pPr>
        <w:rPr>
          <w:rFonts w:ascii="Arial" w:hAnsi="Arial" w:cs="Arial"/>
          <w:bCs/>
          <w:color w:val="000000"/>
          <w:sz w:val="22"/>
          <w:szCs w:val="22"/>
          <w:u w:val="single"/>
        </w:rPr>
      </w:pPr>
    </w:p>
    <w:p w:rsidR="00FC6FA1" w:rsidRPr="00E22242" w:rsidRDefault="00FC6FA1" w:rsidP="00E22242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Cs/>
          <w:color w:val="000000"/>
          <w:sz w:val="22"/>
          <w:szCs w:val="22"/>
        </w:rPr>
        <w:t xml:space="preserve">Al recibir una plantilla de Proyecto </w:t>
      </w:r>
      <w:r w:rsidR="00E22242">
        <w:rPr>
          <w:rFonts w:ascii="Arial" w:hAnsi="Arial" w:cs="Arial"/>
          <w:bCs/>
          <w:color w:val="000000"/>
          <w:sz w:val="22"/>
          <w:szCs w:val="22"/>
        </w:rPr>
        <w:t>con datos revisados, al volcarlos el programa ejecuta el siguiente proceso:</w:t>
      </w:r>
    </w:p>
    <w:p w:rsidR="00E22242" w:rsidRPr="00E22242" w:rsidRDefault="00E22242" w:rsidP="00E22242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E22242" w:rsidRDefault="00E22242" w:rsidP="00E22242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V</w:t>
      </w:r>
      <w:r w:rsidR="0014788E">
        <w:rPr>
          <w:rFonts w:ascii="Arial" w:hAnsi="Arial" w:cs="Arial"/>
          <w:b/>
          <w:color w:val="000000"/>
          <w:sz w:val="22"/>
          <w:szCs w:val="22"/>
        </w:rPr>
        <w:t>E</w:t>
      </w:r>
      <w:r w:rsidR="00D622E1">
        <w:rPr>
          <w:rFonts w:ascii="Arial" w:hAnsi="Arial" w:cs="Arial"/>
          <w:b/>
          <w:color w:val="000000"/>
          <w:sz w:val="22"/>
          <w:szCs w:val="22"/>
        </w:rPr>
        <w:t>RIFICA</w:t>
      </w:r>
      <w:r>
        <w:rPr>
          <w:rFonts w:ascii="Arial" w:hAnsi="Arial" w:cs="Arial"/>
          <w:b/>
          <w:color w:val="000000"/>
          <w:sz w:val="22"/>
          <w:szCs w:val="22"/>
        </w:rPr>
        <w:t>:</w:t>
      </w:r>
    </w:p>
    <w:p w:rsidR="00E22242" w:rsidRDefault="00E22242" w:rsidP="00E22242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E22242" w:rsidRDefault="00E22242" w:rsidP="00E22242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DOCUMENTO  +  PEDIDO  +  DOC. VENDEDOR</w:t>
      </w:r>
    </w:p>
    <w:p w:rsidR="00E22242" w:rsidRDefault="00E22242" w:rsidP="00E22242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E22242" w:rsidRDefault="00E22242" w:rsidP="00E22242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IGUALES:</w:t>
      </w:r>
    </w:p>
    <w:p w:rsidR="00E22242" w:rsidRDefault="00E22242" w:rsidP="00E22242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E22242" w:rsidRDefault="0014788E" w:rsidP="00E22242">
      <w:pPr>
        <w:tabs>
          <w:tab w:val="left" w:pos="2552"/>
          <w:tab w:val="left" w:pos="2835"/>
        </w:tabs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Reemplaza</w:t>
      </w:r>
      <w:r w:rsidR="00E22242">
        <w:rPr>
          <w:rFonts w:ascii="Arial" w:hAnsi="Arial" w:cs="Arial"/>
          <w:color w:val="000000"/>
          <w:sz w:val="22"/>
          <w:szCs w:val="22"/>
        </w:rPr>
        <w:t>:</w:t>
      </w:r>
      <w:r w:rsidR="00E22242">
        <w:rPr>
          <w:rFonts w:ascii="Arial" w:hAnsi="Arial" w:cs="Arial"/>
          <w:color w:val="000000"/>
          <w:sz w:val="22"/>
          <w:szCs w:val="22"/>
        </w:rPr>
        <w:tab/>
        <w:t>-</w:t>
      </w:r>
      <w:r w:rsidR="00E22242">
        <w:rPr>
          <w:rFonts w:ascii="Arial" w:hAnsi="Arial" w:cs="Arial"/>
          <w:color w:val="000000"/>
          <w:sz w:val="22"/>
          <w:szCs w:val="22"/>
        </w:rPr>
        <w:tab/>
        <w:t>Descripción</w:t>
      </w:r>
    </w:p>
    <w:p w:rsidR="00E22242" w:rsidRPr="00E22242" w:rsidRDefault="00E22242" w:rsidP="00E22242">
      <w:pPr>
        <w:tabs>
          <w:tab w:val="left" w:pos="2552"/>
          <w:tab w:val="left" w:pos="2835"/>
        </w:tabs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>-</w:t>
      </w:r>
      <w:r>
        <w:rPr>
          <w:rFonts w:ascii="Arial" w:hAnsi="Arial" w:cs="Arial"/>
          <w:color w:val="000000"/>
          <w:sz w:val="22"/>
          <w:szCs w:val="22"/>
        </w:rPr>
        <w:tab/>
        <w:t>Clase documento</w:t>
      </w:r>
    </w:p>
    <w:p w:rsidR="00E22242" w:rsidRDefault="00E22242" w:rsidP="00E22242">
      <w:pPr>
        <w:tabs>
          <w:tab w:val="left" w:pos="2552"/>
          <w:tab w:val="left" w:pos="2835"/>
        </w:tabs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E22242" w:rsidRDefault="00E22242" w:rsidP="00E22242">
      <w:pPr>
        <w:tabs>
          <w:tab w:val="left" w:pos="2552"/>
          <w:tab w:val="left" w:pos="2835"/>
        </w:tabs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DIFERENTES:</w:t>
      </w:r>
    </w:p>
    <w:p w:rsidR="00E22242" w:rsidRDefault="00E22242" w:rsidP="00E22242">
      <w:pPr>
        <w:tabs>
          <w:tab w:val="left" w:pos="2552"/>
          <w:tab w:val="left" w:pos="2835"/>
        </w:tabs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:rsidR="00E22242" w:rsidRDefault="0014788E" w:rsidP="00E22242">
      <w:pPr>
        <w:tabs>
          <w:tab w:val="left" w:pos="2552"/>
          <w:tab w:val="left" w:pos="2835"/>
        </w:tabs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Inserta</w:t>
      </w:r>
      <w:r w:rsidR="00E22242">
        <w:rPr>
          <w:rFonts w:ascii="Arial" w:hAnsi="Arial" w:cs="Arial"/>
          <w:color w:val="000000"/>
          <w:sz w:val="22"/>
          <w:szCs w:val="22"/>
        </w:rPr>
        <w:t>:</w:t>
      </w:r>
      <w:r w:rsidR="00E22242">
        <w:rPr>
          <w:rFonts w:ascii="Arial" w:hAnsi="Arial" w:cs="Arial"/>
          <w:color w:val="000000"/>
          <w:sz w:val="22"/>
          <w:szCs w:val="22"/>
        </w:rPr>
        <w:tab/>
        <w:t>-</w:t>
      </w:r>
      <w:r w:rsidR="00E22242">
        <w:rPr>
          <w:rFonts w:ascii="Arial" w:hAnsi="Arial" w:cs="Arial"/>
          <w:color w:val="000000"/>
          <w:sz w:val="22"/>
          <w:szCs w:val="22"/>
        </w:rPr>
        <w:tab/>
        <w:t>Descripción</w:t>
      </w:r>
    </w:p>
    <w:p w:rsidR="00E22242" w:rsidRDefault="00E22242" w:rsidP="00E22242">
      <w:pPr>
        <w:tabs>
          <w:tab w:val="left" w:pos="2552"/>
          <w:tab w:val="left" w:pos="2835"/>
        </w:tabs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>-</w:t>
      </w:r>
      <w:r>
        <w:rPr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Item</w:t>
      </w:r>
      <w:proofErr w:type="spellEnd"/>
    </w:p>
    <w:p w:rsidR="00E22242" w:rsidRDefault="00E22242" w:rsidP="00E22242">
      <w:pPr>
        <w:tabs>
          <w:tab w:val="left" w:pos="2552"/>
          <w:tab w:val="left" w:pos="2835"/>
        </w:tabs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>-</w:t>
      </w:r>
      <w:r>
        <w:rPr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Subitem</w:t>
      </w:r>
      <w:proofErr w:type="spellEnd"/>
    </w:p>
    <w:p w:rsidR="00E22242" w:rsidRDefault="00E22242" w:rsidP="00E22242">
      <w:pPr>
        <w:tabs>
          <w:tab w:val="left" w:pos="2552"/>
          <w:tab w:val="left" w:pos="2835"/>
        </w:tabs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>-</w:t>
      </w:r>
      <w:r>
        <w:rPr>
          <w:rFonts w:ascii="Arial" w:hAnsi="Arial" w:cs="Arial"/>
          <w:color w:val="000000"/>
          <w:sz w:val="22"/>
          <w:szCs w:val="22"/>
        </w:rPr>
        <w:tab/>
        <w:t xml:space="preserve">Ref.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otros ítems</w:t>
      </w:r>
    </w:p>
    <w:p w:rsidR="00E22242" w:rsidRPr="00E22242" w:rsidRDefault="00E22242" w:rsidP="00E22242">
      <w:pPr>
        <w:tabs>
          <w:tab w:val="left" w:pos="2552"/>
          <w:tab w:val="left" w:pos="2835"/>
        </w:tabs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>-</w:t>
      </w:r>
      <w:r>
        <w:rPr>
          <w:rFonts w:ascii="Arial" w:hAnsi="Arial" w:cs="Arial"/>
          <w:color w:val="000000"/>
          <w:sz w:val="22"/>
          <w:szCs w:val="22"/>
        </w:rPr>
        <w:tab/>
        <w:t>Clase documento</w:t>
      </w:r>
    </w:p>
    <w:sectPr w:rsidR="00E22242" w:rsidRPr="00E22242" w:rsidSect="00532491">
      <w:footerReference w:type="default" r:id="rId14"/>
      <w:pgSz w:w="11906" w:h="16838" w:code="9"/>
      <w:pgMar w:top="1528" w:right="851" w:bottom="851" w:left="1701" w:header="454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7600" w:rsidRDefault="00E77600">
      <w:r>
        <w:separator/>
      </w:r>
    </w:p>
  </w:endnote>
  <w:endnote w:type="continuationSeparator" w:id="0">
    <w:p w:rsidR="00E77600" w:rsidRDefault="00E77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2836" w:rsidRDefault="00362836">
    <w:pPr>
      <w:pStyle w:val="Piedepgina"/>
    </w:pPr>
  </w:p>
  <w:p w:rsidR="00362836" w:rsidRDefault="0036283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3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93"/>
      <w:gridCol w:w="1134"/>
      <w:gridCol w:w="1134"/>
      <w:gridCol w:w="993"/>
      <w:gridCol w:w="5811"/>
    </w:tblGrid>
    <w:tr w:rsidR="00362836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362836" w:rsidRDefault="00170129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920" behindDoc="0" locked="0" layoutInCell="0" allowOverlap="1" wp14:anchorId="52F3B6AC" wp14:editId="6AB3C5E4">
                    <wp:simplePos x="0" y="0"/>
                    <wp:positionH relativeFrom="column">
                      <wp:posOffset>-440055</wp:posOffset>
                    </wp:positionH>
                    <wp:positionV relativeFrom="paragraph">
                      <wp:posOffset>53975</wp:posOffset>
                    </wp:positionV>
                    <wp:extent cx="154305" cy="450850"/>
                    <wp:effectExtent l="0" t="0" r="0" b="0"/>
                    <wp:wrapNone/>
                    <wp:docPr id="2" name="Text Box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4305" cy="450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62836" w:rsidRDefault="00362836">
                                <w:pP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  <w:t>MI-5.E</w:t>
                                </w:r>
                              </w:p>
                            </w:txbxContent>
                          </wps:txbx>
                          <wps:bodyPr rot="0" vert="vert270" wrap="square" lIns="18000" tIns="45720" rIns="18000" bIns="1080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8" o:spid="_x0000_s1026" type="#_x0000_t202" style="position:absolute;left:0;text-align:left;margin-left:-34.65pt;margin-top:4.25pt;width:12.15pt;height:35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" o:allowincell="f" stroked="f">
                    <v:textbox style="layout-flow:vertical;mso-layout-flow-alt:bottom-to-top" inset=".5mm,,.5mm,3mm">
                      <w:txbxContent>
                        <w:p w:rsidR="00362836" w:rsidRDefault="00362836">
                          <w:pP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MI-5.E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B5BED">
            <w:rPr>
              <w:rFonts w:ascii="Arial" w:hAnsi="Arial"/>
              <w:sz w:val="18"/>
            </w:rPr>
            <w:t>AMI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7B5BED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MFV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7B5BED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01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362836" w:rsidRPr="00F37B46" w:rsidRDefault="007B5BED">
          <w:pPr>
            <w:pStyle w:val="Piedepgina"/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01-07-2016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362836" w:rsidRDefault="007B5BED">
          <w:pPr>
            <w:pStyle w:val="Piedepgina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Emisión</w:t>
          </w:r>
        </w:p>
      </w:tc>
    </w:tr>
    <w:tr w:rsidR="00362836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:rsidR="00362836" w:rsidRDefault="007B5BED" w:rsidP="00CC04F0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MFV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7B5BED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--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:rsidR="00362836" w:rsidRDefault="00362836" w:rsidP="00CB276E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0</w:t>
          </w:r>
          <w:r w:rsidR="00CB276E">
            <w:rPr>
              <w:rFonts w:ascii="Arial" w:hAnsi="Arial"/>
              <w:sz w:val="18"/>
            </w:rPr>
            <w:t>A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:rsidR="00362836" w:rsidRPr="00F37B46" w:rsidRDefault="00CB276E" w:rsidP="007B5BED">
          <w:pPr>
            <w:pStyle w:val="Piedepgina"/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01-0</w:t>
          </w:r>
          <w:r w:rsidR="007B5BED">
            <w:rPr>
              <w:rFonts w:ascii="Arial" w:hAnsi="Arial"/>
              <w:sz w:val="16"/>
              <w:szCs w:val="16"/>
            </w:rPr>
            <w:t>4</w:t>
          </w:r>
          <w:r>
            <w:rPr>
              <w:rFonts w:ascii="Arial" w:hAnsi="Arial"/>
              <w:sz w:val="16"/>
              <w:szCs w:val="16"/>
            </w:rPr>
            <w:t>-201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:rsidR="00362836" w:rsidRDefault="00362836">
          <w:pPr>
            <w:pStyle w:val="Piedepgina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Emisión</w:t>
          </w:r>
        </w:p>
      </w:tc>
    </w:tr>
    <w:tr w:rsidR="00362836">
      <w:trPr>
        <w:trHeight w:hRule="exact" w:val="400"/>
      </w:trPr>
      <w:tc>
        <w:tcPr>
          <w:tcW w:w="993" w:type="dxa"/>
          <w:tcBorders>
            <w:top w:val="single" w:sz="12" w:space="0" w:color="auto"/>
            <w:left w:val="nil"/>
            <w:bottom w:val="nil"/>
          </w:tcBorders>
          <w:vAlign w:val="center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APROB.</w:t>
          </w:r>
        </w:p>
      </w:tc>
      <w:tc>
        <w:tcPr>
          <w:tcW w:w="1134" w:type="dxa"/>
          <w:tcBorders>
            <w:top w:val="single" w:sz="12" w:space="0" w:color="auto"/>
            <w:bottom w:val="nil"/>
          </w:tcBorders>
          <w:vAlign w:val="center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VERIF.</w:t>
          </w:r>
        </w:p>
      </w:tc>
      <w:tc>
        <w:tcPr>
          <w:tcW w:w="1134" w:type="dxa"/>
          <w:tcBorders>
            <w:top w:val="single" w:sz="12" w:space="0" w:color="auto"/>
            <w:bottom w:val="nil"/>
          </w:tcBorders>
          <w:vAlign w:val="center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EDICION</w:t>
          </w:r>
        </w:p>
      </w:tc>
      <w:tc>
        <w:tcPr>
          <w:tcW w:w="993" w:type="dxa"/>
          <w:tcBorders>
            <w:top w:val="single" w:sz="12" w:space="0" w:color="auto"/>
            <w:bottom w:val="nil"/>
          </w:tcBorders>
          <w:vAlign w:val="center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FECHA</w:t>
          </w:r>
        </w:p>
      </w:tc>
      <w:tc>
        <w:tcPr>
          <w:tcW w:w="5811" w:type="dxa"/>
          <w:tcBorders>
            <w:top w:val="single" w:sz="12" w:space="0" w:color="auto"/>
            <w:bottom w:val="nil"/>
            <w:right w:val="nil"/>
          </w:tcBorders>
          <w:vAlign w:val="center"/>
        </w:tcPr>
        <w:p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DESCRIPCION DE LA EDICION</w:t>
          </w:r>
        </w:p>
      </w:tc>
    </w:tr>
  </w:tbl>
  <w:p w:rsidR="00362836" w:rsidRDefault="00362836">
    <w:pPr>
      <w:pStyle w:val="Piedepgina"/>
      <w:rPr>
        <w:rFonts w:ascii="Arial" w:hAnsi="Arial"/>
        <w:sz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57A9" w:rsidRDefault="004A57A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7600" w:rsidRDefault="00E77600">
      <w:r>
        <w:separator/>
      </w:r>
    </w:p>
  </w:footnote>
  <w:footnote w:type="continuationSeparator" w:id="0">
    <w:p w:rsidR="00E77600" w:rsidRDefault="00E77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35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6"/>
      <w:gridCol w:w="4111"/>
      <w:gridCol w:w="850"/>
      <w:gridCol w:w="426"/>
      <w:gridCol w:w="567"/>
      <w:gridCol w:w="425"/>
      <w:gridCol w:w="425"/>
      <w:gridCol w:w="448"/>
    </w:tblGrid>
    <w:tr w:rsidR="00362836">
      <w:trPr>
        <w:cantSplit/>
        <w:trHeight w:hRule="exact" w:val="660"/>
      </w:trPr>
      <w:tc>
        <w:tcPr>
          <w:tcW w:w="2836" w:type="dxa"/>
          <w:vMerge w:val="restart"/>
          <w:tcBorders>
            <w:bottom w:val="nil"/>
          </w:tcBorders>
          <w:vAlign w:val="center"/>
        </w:tcPr>
        <w:p w:rsidR="00362836" w:rsidRDefault="000A6155" w:rsidP="00C0733B">
          <w:pPr>
            <w:pStyle w:val="Encabezado"/>
            <w:tabs>
              <w:tab w:val="clear" w:pos="4419"/>
            </w:tabs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64896" behindDoc="1" locked="0" layoutInCell="0" allowOverlap="1" wp14:anchorId="48EAFE21" wp14:editId="7A2409E2">
                    <wp:simplePos x="0" y="0"/>
                    <wp:positionH relativeFrom="column">
                      <wp:posOffset>-285115</wp:posOffset>
                    </wp:positionH>
                    <wp:positionV relativeFrom="paragraph">
                      <wp:posOffset>580390</wp:posOffset>
                    </wp:positionV>
                    <wp:extent cx="6401435" cy="9459595"/>
                    <wp:effectExtent l="0" t="0" r="18415" b="27305"/>
                    <wp:wrapNone/>
                    <wp:docPr id="3" name="Rectangle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401435" cy="94595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17" o:spid="_x0000_s1026" style="position:absolute;margin-left:-22.45pt;margin-top:45.7pt;width:504.05pt;height:744.85pt;z-index:-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" o:allowincell="f" strokeweight="1.5pt"/>
                </w:pict>
              </mc:Fallback>
            </mc:AlternateContent>
          </w:r>
          <w:r w:rsidR="00170129">
            <w:rPr>
              <w:rFonts w:ascii="Arial" w:hAnsi="Arial"/>
              <w:noProof/>
              <w:sz w:val="22"/>
            </w:rPr>
            <w:drawing>
              <wp:inline distT="0" distB="0" distL="0" distR="0" wp14:anchorId="539C1165" wp14:editId="255437EB">
                <wp:extent cx="1257300" cy="411480"/>
                <wp:effectExtent l="0" t="0" r="0" b="7620"/>
                <wp:docPr id="1" name="Imagen 1" descr="logo35m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35m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Merge w:val="restart"/>
          <w:tcBorders>
            <w:bottom w:val="nil"/>
          </w:tcBorders>
          <w:vAlign w:val="center"/>
        </w:tcPr>
        <w:p w:rsidR="00362836" w:rsidRDefault="005362FF" w:rsidP="007C49F5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PLANTILLA</w:t>
          </w:r>
          <w:r w:rsidR="00763E85">
            <w:rPr>
              <w:rFonts w:ascii="Arial" w:hAnsi="Arial"/>
              <w:sz w:val="22"/>
            </w:rPr>
            <w:t xml:space="preserve"> INDICE DOCUMENTO</w:t>
          </w:r>
          <w:r w:rsidR="00CB276E">
            <w:rPr>
              <w:rFonts w:ascii="Arial" w:hAnsi="Arial"/>
              <w:sz w:val="22"/>
            </w:rPr>
            <w:t>S</w:t>
          </w:r>
          <w:r w:rsidR="00763E85">
            <w:rPr>
              <w:rFonts w:ascii="Arial" w:hAnsi="Arial"/>
              <w:sz w:val="22"/>
            </w:rPr>
            <w:t xml:space="preserve"> DE PROVEEDOR</w:t>
          </w:r>
        </w:p>
      </w:tc>
      <w:tc>
        <w:tcPr>
          <w:tcW w:w="3141" w:type="dxa"/>
          <w:gridSpan w:val="6"/>
          <w:tcBorders>
            <w:bottom w:val="nil"/>
            <w:right w:val="single" w:sz="12" w:space="0" w:color="auto"/>
          </w:tcBorders>
        </w:tcPr>
        <w:p w:rsidR="00362836" w:rsidRDefault="00362836">
          <w:pPr>
            <w:pStyle w:val="Encabezado"/>
            <w:rPr>
              <w:rFonts w:ascii="Arial" w:hAnsi="Arial"/>
              <w:b/>
              <w:sz w:val="22"/>
            </w:rPr>
          </w:pPr>
        </w:p>
        <w:p w:rsidR="00362836" w:rsidRDefault="00763E85" w:rsidP="004D22F2">
          <w:pPr>
            <w:pStyle w:val="Encabezado"/>
            <w:jc w:val="center"/>
            <w:rPr>
              <w:rFonts w:ascii="Arial" w:hAnsi="Arial"/>
              <w:b/>
              <w:sz w:val="22"/>
            </w:rPr>
          </w:pPr>
          <w:r>
            <w:rPr>
              <w:rFonts w:ascii="Arial" w:hAnsi="Arial"/>
              <w:b/>
              <w:sz w:val="22"/>
            </w:rPr>
            <w:t>IT-CD-03-E</w:t>
          </w:r>
        </w:p>
      </w:tc>
    </w:tr>
    <w:tr w:rsidR="00362836">
      <w:trPr>
        <w:cantSplit/>
        <w:trHeight w:hRule="exact" w:val="345"/>
      </w:trPr>
      <w:tc>
        <w:tcPr>
          <w:tcW w:w="2836" w:type="dxa"/>
          <w:vMerge/>
          <w:tcBorders>
            <w:top w:val="nil"/>
            <w:bottom w:val="nil"/>
          </w:tcBorders>
          <w:vAlign w:val="center"/>
        </w:tcPr>
        <w:p w:rsidR="00362836" w:rsidRDefault="00362836">
          <w:pPr>
            <w:pStyle w:val="Encabezado"/>
            <w:rPr>
              <w:rFonts w:ascii="Arial" w:hAnsi="Arial"/>
              <w:sz w:val="22"/>
            </w:rPr>
          </w:pPr>
        </w:p>
      </w:tc>
      <w:tc>
        <w:tcPr>
          <w:tcW w:w="4111" w:type="dxa"/>
          <w:vMerge/>
          <w:tcBorders>
            <w:top w:val="nil"/>
            <w:bottom w:val="nil"/>
          </w:tcBorders>
          <w:vAlign w:val="center"/>
        </w:tcPr>
        <w:p w:rsidR="00362836" w:rsidRDefault="00362836">
          <w:pPr>
            <w:pStyle w:val="Encabezado"/>
            <w:rPr>
              <w:rFonts w:ascii="Arial" w:hAnsi="Arial"/>
              <w:sz w:val="22"/>
            </w:rPr>
          </w:pPr>
        </w:p>
      </w:tc>
      <w:tc>
        <w:tcPr>
          <w:tcW w:w="850" w:type="dxa"/>
          <w:tcBorders>
            <w:top w:val="nil"/>
            <w:bottom w:val="nil"/>
            <w:right w:val="nil"/>
          </w:tcBorders>
          <w:vAlign w:val="center"/>
        </w:tcPr>
        <w:p w:rsidR="00362836" w:rsidRDefault="00362836">
          <w:pPr>
            <w:pStyle w:val="Encabezado"/>
            <w:rPr>
              <w:rFonts w:ascii="Arial" w:hAnsi="Arial"/>
              <w:sz w:val="14"/>
            </w:rPr>
          </w:pPr>
          <w:r>
            <w:rPr>
              <w:rFonts w:ascii="Arial" w:hAnsi="Arial"/>
              <w:sz w:val="14"/>
            </w:rPr>
            <w:t>EDICION</w:t>
          </w:r>
        </w:p>
      </w:tc>
      <w:tc>
        <w:tcPr>
          <w:tcW w:w="426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362836" w:rsidRDefault="007B5BED" w:rsidP="007B5BED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01</w:t>
          </w:r>
        </w:p>
      </w:tc>
      <w:tc>
        <w:tcPr>
          <w:tcW w:w="567" w:type="dxa"/>
          <w:tcBorders>
            <w:top w:val="nil"/>
            <w:left w:val="single" w:sz="12" w:space="0" w:color="auto"/>
            <w:bottom w:val="nil"/>
            <w:right w:val="nil"/>
          </w:tcBorders>
          <w:vAlign w:val="center"/>
        </w:tcPr>
        <w:p w:rsidR="00362836" w:rsidRDefault="00362836">
          <w:pPr>
            <w:pStyle w:val="Encabezado"/>
            <w:rPr>
              <w:rFonts w:ascii="Arial" w:hAnsi="Arial"/>
              <w:sz w:val="22"/>
            </w:rPr>
          </w:pPr>
          <w:r>
            <w:rPr>
              <w:rFonts w:ascii="Arial" w:hAnsi="Arial"/>
              <w:sz w:val="14"/>
            </w:rPr>
            <w:t>HOJA</w:t>
          </w:r>
        </w:p>
      </w:tc>
      <w:tc>
        <w:tcPr>
          <w:tcW w:w="425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362836" w:rsidRDefault="00FE5C06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fldChar w:fldCharType="begin"/>
          </w:r>
          <w:r w:rsidR="00362836">
            <w:rPr>
              <w:rFonts w:ascii="Arial" w:hAnsi="Arial"/>
              <w:sz w:val="22"/>
            </w:rPr>
            <w:instrText xml:space="preserve"> PAGE </w:instrText>
          </w:r>
          <w:r>
            <w:rPr>
              <w:rFonts w:ascii="Arial" w:hAnsi="Arial"/>
              <w:sz w:val="22"/>
            </w:rPr>
            <w:fldChar w:fldCharType="separate"/>
          </w:r>
          <w:r w:rsidR="00CD0FBC">
            <w:rPr>
              <w:rFonts w:ascii="Arial" w:hAnsi="Arial"/>
              <w:noProof/>
              <w:sz w:val="22"/>
            </w:rPr>
            <w:t>1</w:t>
          </w:r>
          <w:r>
            <w:rPr>
              <w:rFonts w:ascii="Arial" w:hAnsi="Arial"/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362836" w:rsidRDefault="00362836">
          <w:pPr>
            <w:pStyle w:val="Encabezado"/>
            <w:rPr>
              <w:rFonts w:ascii="Arial" w:hAnsi="Arial"/>
              <w:sz w:val="22"/>
            </w:rPr>
          </w:pPr>
          <w:r>
            <w:rPr>
              <w:rFonts w:ascii="Arial" w:hAnsi="Arial"/>
              <w:sz w:val="14"/>
            </w:rPr>
            <w:t>DE</w:t>
          </w:r>
        </w:p>
      </w:tc>
      <w:tc>
        <w:tcPr>
          <w:tcW w:w="443" w:type="dxa"/>
          <w:tcBorders>
            <w:top w:val="nil"/>
            <w:left w:val="nil"/>
            <w:bottom w:val="nil"/>
            <w:right w:val="single" w:sz="12" w:space="0" w:color="auto"/>
          </w:tcBorders>
          <w:vAlign w:val="center"/>
        </w:tcPr>
        <w:p w:rsidR="00362836" w:rsidRDefault="00F066F5">
          <w:pPr>
            <w:pStyle w:val="Encabezado"/>
            <w:jc w:val="center"/>
            <w:rPr>
              <w:rFonts w:ascii="Arial" w:hAnsi="Arial"/>
              <w:sz w:val="22"/>
            </w:rPr>
          </w:pPr>
          <w:fldSimple w:instr=" NUMPAGES  \* MERGEFORMAT ">
            <w:r w:rsidR="00CD0FBC" w:rsidRPr="00CD0FBC">
              <w:rPr>
                <w:rFonts w:ascii="Arial" w:hAnsi="Arial"/>
                <w:noProof/>
                <w:sz w:val="22"/>
              </w:rPr>
              <w:t>9</w:t>
            </w:r>
          </w:fldSimple>
        </w:p>
      </w:tc>
    </w:tr>
  </w:tbl>
  <w:p w:rsidR="00362836" w:rsidRDefault="00362836">
    <w:pPr>
      <w:pStyle w:val="Encabezado"/>
      <w:rPr>
        <w:rFonts w:ascii="Arial" w:hAnsi="Arial"/>
        <w:sz w:val="22"/>
      </w:rPr>
    </w:pPr>
  </w:p>
  <w:p w:rsidR="00362836" w:rsidRDefault="00362836">
    <w:pPr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3472F"/>
    <w:multiLevelType w:val="hybridMultilevel"/>
    <w:tmpl w:val="4C7E0B10"/>
    <w:lvl w:ilvl="0" w:tplc="0C0A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">
    <w:nsid w:val="033B2896"/>
    <w:multiLevelType w:val="hybridMultilevel"/>
    <w:tmpl w:val="5D40EA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2269FF"/>
    <w:multiLevelType w:val="hybridMultilevel"/>
    <w:tmpl w:val="47F4C1E8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AD9699A"/>
    <w:multiLevelType w:val="hybridMultilevel"/>
    <w:tmpl w:val="F690B27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DE2578D"/>
    <w:multiLevelType w:val="hybridMultilevel"/>
    <w:tmpl w:val="0518A86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F377667"/>
    <w:multiLevelType w:val="hybridMultilevel"/>
    <w:tmpl w:val="62CA5E06"/>
    <w:lvl w:ilvl="0" w:tplc="A1B06F40">
      <w:start w:val="1"/>
      <w:numFmt w:val="bullet"/>
      <w:pStyle w:val="ListaConVieta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3671B1F"/>
    <w:multiLevelType w:val="hybridMultilevel"/>
    <w:tmpl w:val="2D2AF0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B24DC7"/>
    <w:multiLevelType w:val="multilevel"/>
    <w:tmpl w:val="6A64FA5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>
    <w:nsid w:val="1DDD4DCF"/>
    <w:multiLevelType w:val="hybridMultilevel"/>
    <w:tmpl w:val="75D4C6E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1F5C43A0"/>
    <w:multiLevelType w:val="hybridMultilevel"/>
    <w:tmpl w:val="95D0B36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83C3226"/>
    <w:multiLevelType w:val="hybridMultilevel"/>
    <w:tmpl w:val="82E64942"/>
    <w:lvl w:ilvl="0" w:tplc="C7F6A2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C13098"/>
    <w:multiLevelType w:val="multilevel"/>
    <w:tmpl w:val="50C86FE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>
    <w:nsid w:val="301E21DA"/>
    <w:multiLevelType w:val="hybridMultilevel"/>
    <w:tmpl w:val="B7606C08"/>
    <w:lvl w:ilvl="0" w:tplc="0C0A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3">
    <w:nsid w:val="322B6C00"/>
    <w:multiLevelType w:val="hybridMultilevel"/>
    <w:tmpl w:val="F5CAECA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36C7ADE"/>
    <w:multiLevelType w:val="hybridMultilevel"/>
    <w:tmpl w:val="EC0AD0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B117DC"/>
    <w:multiLevelType w:val="hybridMultilevel"/>
    <w:tmpl w:val="15BC528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EA86FAD"/>
    <w:multiLevelType w:val="hybridMultilevel"/>
    <w:tmpl w:val="4D9CBDA0"/>
    <w:lvl w:ilvl="0" w:tplc="CA10813C">
      <w:start w:val="3"/>
      <w:numFmt w:val="bullet"/>
      <w:pStyle w:val="EstiloEstiloconectorNegritaNegrita"/>
      <w:lvlText w:val=""/>
      <w:lvlJc w:val="left"/>
      <w:pPr>
        <w:tabs>
          <w:tab w:val="num" w:pos="1134"/>
        </w:tabs>
        <w:ind w:left="1134" w:hanging="567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1" w:tplc="0C0A0003">
      <w:start w:val="1"/>
      <w:numFmt w:val="bullet"/>
      <w:lvlText w:val="o"/>
      <w:lvlJc w:val="left"/>
      <w:pPr>
        <w:tabs>
          <w:tab w:val="num" w:pos="371"/>
        </w:tabs>
        <w:ind w:left="371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091"/>
        </w:tabs>
        <w:ind w:left="1091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1811"/>
        </w:tabs>
        <w:ind w:left="181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531"/>
        </w:tabs>
        <w:ind w:left="253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251"/>
        </w:tabs>
        <w:ind w:left="325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971"/>
        </w:tabs>
        <w:ind w:left="397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4691"/>
        </w:tabs>
        <w:ind w:left="469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411"/>
        </w:tabs>
        <w:ind w:left="5411" w:hanging="360"/>
      </w:pPr>
      <w:rPr>
        <w:rFonts w:ascii="Wingdings" w:hAnsi="Wingdings" w:hint="default"/>
      </w:rPr>
    </w:lvl>
  </w:abstractNum>
  <w:abstractNum w:abstractNumId="17">
    <w:nsid w:val="43F84046"/>
    <w:multiLevelType w:val="hybridMultilevel"/>
    <w:tmpl w:val="10C2505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71E1796"/>
    <w:multiLevelType w:val="hybridMultilevel"/>
    <w:tmpl w:val="915E4B8E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72C2B6C"/>
    <w:multiLevelType w:val="hybridMultilevel"/>
    <w:tmpl w:val="0BBA26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9366A40"/>
    <w:multiLevelType w:val="hybridMultilevel"/>
    <w:tmpl w:val="7A72D2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A60DE0">
      <w:start w:val="1"/>
      <w:numFmt w:val="bullet"/>
      <w:lvlText w:val="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7E3946"/>
    <w:multiLevelType w:val="multilevel"/>
    <w:tmpl w:val="15BC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E0260C8"/>
    <w:multiLevelType w:val="hybridMultilevel"/>
    <w:tmpl w:val="4CAA977E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>
    <w:nsid w:val="58AD1D14"/>
    <w:multiLevelType w:val="hybridMultilevel"/>
    <w:tmpl w:val="4D263A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CF6C3A"/>
    <w:multiLevelType w:val="hybridMultilevel"/>
    <w:tmpl w:val="5E08B452"/>
    <w:lvl w:ilvl="0" w:tplc="8C6A5A38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20E7B91"/>
    <w:multiLevelType w:val="multilevel"/>
    <w:tmpl w:val="5E08B452"/>
    <w:lvl w:ilvl="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7852F3A"/>
    <w:multiLevelType w:val="hybridMultilevel"/>
    <w:tmpl w:val="15409D00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A3963D2"/>
    <w:multiLevelType w:val="hybridMultilevel"/>
    <w:tmpl w:val="5810BF7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>
    <w:nsid w:val="6BD05E6E"/>
    <w:multiLevelType w:val="hybridMultilevel"/>
    <w:tmpl w:val="C12C4420"/>
    <w:lvl w:ilvl="0" w:tplc="C7F6A2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D8433C9"/>
    <w:multiLevelType w:val="hybridMultilevel"/>
    <w:tmpl w:val="DFC421E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EA33CDF"/>
    <w:multiLevelType w:val="hybridMultilevel"/>
    <w:tmpl w:val="F75C2AD0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EA61834"/>
    <w:multiLevelType w:val="hybridMultilevel"/>
    <w:tmpl w:val="8E0C01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1A063A1"/>
    <w:multiLevelType w:val="multilevel"/>
    <w:tmpl w:val="0032C18C"/>
    <w:lvl w:ilvl="0">
      <w:start w:val="1"/>
      <w:numFmt w:val="decimal"/>
      <w:lvlText w:val="%1."/>
      <w:lvlJc w:val="left"/>
      <w:pPr>
        <w:ind w:left="143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3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91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5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1" w:hanging="1800"/>
      </w:pPr>
      <w:rPr>
        <w:rFonts w:hint="default"/>
      </w:rPr>
    </w:lvl>
  </w:abstractNum>
  <w:num w:numId="1">
    <w:abstractNumId w:val="15"/>
  </w:num>
  <w:num w:numId="2">
    <w:abstractNumId w:val="21"/>
  </w:num>
  <w:num w:numId="3">
    <w:abstractNumId w:val="24"/>
  </w:num>
  <w:num w:numId="4">
    <w:abstractNumId w:val="25"/>
  </w:num>
  <w:num w:numId="5">
    <w:abstractNumId w:val="17"/>
  </w:num>
  <w:num w:numId="6">
    <w:abstractNumId w:val="1"/>
  </w:num>
  <w:num w:numId="7">
    <w:abstractNumId w:val="31"/>
  </w:num>
  <w:num w:numId="8">
    <w:abstractNumId w:val="14"/>
  </w:num>
  <w:num w:numId="9">
    <w:abstractNumId w:val="7"/>
  </w:num>
  <w:num w:numId="10">
    <w:abstractNumId w:val="3"/>
  </w:num>
  <w:num w:numId="11">
    <w:abstractNumId w:val="4"/>
  </w:num>
  <w:num w:numId="12">
    <w:abstractNumId w:val="19"/>
  </w:num>
  <w:num w:numId="13">
    <w:abstractNumId w:val="13"/>
  </w:num>
  <w:num w:numId="14">
    <w:abstractNumId w:val="10"/>
  </w:num>
  <w:num w:numId="15">
    <w:abstractNumId w:val="23"/>
  </w:num>
  <w:num w:numId="16">
    <w:abstractNumId w:val="8"/>
  </w:num>
  <w:num w:numId="17">
    <w:abstractNumId w:val="6"/>
  </w:num>
  <w:num w:numId="18">
    <w:abstractNumId w:val="2"/>
  </w:num>
  <w:num w:numId="19">
    <w:abstractNumId w:val="26"/>
  </w:num>
  <w:num w:numId="20">
    <w:abstractNumId w:val="5"/>
  </w:num>
  <w:num w:numId="21">
    <w:abstractNumId w:val="28"/>
  </w:num>
  <w:num w:numId="22">
    <w:abstractNumId w:val="32"/>
  </w:num>
  <w:num w:numId="23">
    <w:abstractNumId w:val="16"/>
  </w:num>
  <w:num w:numId="24">
    <w:abstractNumId w:val="20"/>
  </w:num>
  <w:num w:numId="25">
    <w:abstractNumId w:val="16"/>
  </w:num>
  <w:num w:numId="26">
    <w:abstractNumId w:val="27"/>
  </w:num>
  <w:num w:numId="27">
    <w:abstractNumId w:val="22"/>
  </w:num>
  <w:num w:numId="28">
    <w:abstractNumId w:val="16"/>
  </w:num>
  <w:num w:numId="29">
    <w:abstractNumId w:val="18"/>
  </w:num>
  <w:num w:numId="30">
    <w:abstractNumId w:val="11"/>
  </w:num>
  <w:num w:numId="31">
    <w:abstractNumId w:val="30"/>
  </w:num>
  <w:num w:numId="32">
    <w:abstractNumId w:val="0"/>
  </w:num>
  <w:num w:numId="33">
    <w:abstractNumId w:val="12"/>
  </w:num>
  <w:num w:numId="34">
    <w:abstractNumId w:val="29"/>
  </w:num>
  <w:num w:numId="35">
    <w:abstractNumId w:val="9"/>
  </w:num>
  <w:num w:numId="36">
    <w:abstractNumId w:val="16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7B33"/>
    <w:rsid w:val="00017D00"/>
    <w:rsid w:val="00032A67"/>
    <w:rsid w:val="00034C36"/>
    <w:rsid w:val="00041411"/>
    <w:rsid w:val="000442AC"/>
    <w:rsid w:val="00082B42"/>
    <w:rsid w:val="0009412E"/>
    <w:rsid w:val="000A6155"/>
    <w:rsid w:val="000D10F2"/>
    <w:rsid w:val="000D41C9"/>
    <w:rsid w:val="000E5BBD"/>
    <w:rsid w:val="000F4A34"/>
    <w:rsid w:val="0010100E"/>
    <w:rsid w:val="00127B18"/>
    <w:rsid w:val="001348C6"/>
    <w:rsid w:val="0014788E"/>
    <w:rsid w:val="0015243F"/>
    <w:rsid w:val="00154674"/>
    <w:rsid w:val="001640DC"/>
    <w:rsid w:val="00170129"/>
    <w:rsid w:val="001702FF"/>
    <w:rsid w:val="00171398"/>
    <w:rsid w:val="001855CA"/>
    <w:rsid w:val="001945C3"/>
    <w:rsid w:val="0019692E"/>
    <w:rsid w:val="001A1B2B"/>
    <w:rsid w:val="001B4861"/>
    <w:rsid w:val="001B7022"/>
    <w:rsid w:val="001C18D8"/>
    <w:rsid w:val="001E7B13"/>
    <w:rsid w:val="002026A0"/>
    <w:rsid w:val="002064A1"/>
    <w:rsid w:val="00206525"/>
    <w:rsid w:val="00230398"/>
    <w:rsid w:val="00250970"/>
    <w:rsid w:val="002516A1"/>
    <w:rsid w:val="002527CA"/>
    <w:rsid w:val="00254617"/>
    <w:rsid w:val="00255199"/>
    <w:rsid w:val="00271217"/>
    <w:rsid w:val="002744B3"/>
    <w:rsid w:val="00290DCE"/>
    <w:rsid w:val="00293419"/>
    <w:rsid w:val="0029664C"/>
    <w:rsid w:val="002A328E"/>
    <w:rsid w:val="002C0BD0"/>
    <w:rsid w:val="002E4389"/>
    <w:rsid w:val="002E6E0B"/>
    <w:rsid w:val="002E7A7A"/>
    <w:rsid w:val="002F00C8"/>
    <w:rsid w:val="002F1261"/>
    <w:rsid w:val="002F4C58"/>
    <w:rsid w:val="002F6B5A"/>
    <w:rsid w:val="00307F95"/>
    <w:rsid w:val="00312660"/>
    <w:rsid w:val="00323D33"/>
    <w:rsid w:val="003341BE"/>
    <w:rsid w:val="003404F4"/>
    <w:rsid w:val="00347066"/>
    <w:rsid w:val="00347323"/>
    <w:rsid w:val="00351ABF"/>
    <w:rsid w:val="00362836"/>
    <w:rsid w:val="00384F86"/>
    <w:rsid w:val="00385E78"/>
    <w:rsid w:val="003901F2"/>
    <w:rsid w:val="003A67DB"/>
    <w:rsid w:val="003A7356"/>
    <w:rsid w:val="003A7B33"/>
    <w:rsid w:val="003A7D39"/>
    <w:rsid w:val="003C06C9"/>
    <w:rsid w:val="003C315E"/>
    <w:rsid w:val="003C5AE6"/>
    <w:rsid w:val="003E07CD"/>
    <w:rsid w:val="003F4F5E"/>
    <w:rsid w:val="004062D8"/>
    <w:rsid w:val="0042221E"/>
    <w:rsid w:val="00435C7E"/>
    <w:rsid w:val="00451D94"/>
    <w:rsid w:val="004661A5"/>
    <w:rsid w:val="0046758B"/>
    <w:rsid w:val="004706DB"/>
    <w:rsid w:val="00481519"/>
    <w:rsid w:val="004A0005"/>
    <w:rsid w:val="004A103C"/>
    <w:rsid w:val="004A21A9"/>
    <w:rsid w:val="004A265A"/>
    <w:rsid w:val="004A4406"/>
    <w:rsid w:val="004A57A9"/>
    <w:rsid w:val="004B6659"/>
    <w:rsid w:val="004C2A44"/>
    <w:rsid w:val="004C309F"/>
    <w:rsid w:val="004D22F2"/>
    <w:rsid w:val="004D5645"/>
    <w:rsid w:val="004E2FA0"/>
    <w:rsid w:val="004F09C6"/>
    <w:rsid w:val="004F4BC5"/>
    <w:rsid w:val="00506E01"/>
    <w:rsid w:val="00510E53"/>
    <w:rsid w:val="00517670"/>
    <w:rsid w:val="005210C4"/>
    <w:rsid w:val="00532491"/>
    <w:rsid w:val="00534B2E"/>
    <w:rsid w:val="005362FF"/>
    <w:rsid w:val="005420B7"/>
    <w:rsid w:val="0056454F"/>
    <w:rsid w:val="005663CA"/>
    <w:rsid w:val="00571A4E"/>
    <w:rsid w:val="0057569E"/>
    <w:rsid w:val="0058126E"/>
    <w:rsid w:val="00591BC2"/>
    <w:rsid w:val="005A24BC"/>
    <w:rsid w:val="005B52BF"/>
    <w:rsid w:val="005B5D12"/>
    <w:rsid w:val="005C28D6"/>
    <w:rsid w:val="005D53EC"/>
    <w:rsid w:val="005D64C2"/>
    <w:rsid w:val="005E396F"/>
    <w:rsid w:val="005F7F4B"/>
    <w:rsid w:val="0061256C"/>
    <w:rsid w:val="00614BD8"/>
    <w:rsid w:val="00621BB1"/>
    <w:rsid w:val="00624E3A"/>
    <w:rsid w:val="0063001A"/>
    <w:rsid w:val="006402D2"/>
    <w:rsid w:val="00644F12"/>
    <w:rsid w:val="00651DFC"/>
    <w:rsid w:val="00654312"/>
    <w:rsid w:val="00666BA7"/>
    <w:rsid w:val="006911D1"/>
    <w:rsid w:val="006A42D1"/>
    <w:rsid w:val="006C1697"/>
    <w:rsid w:val="006C6D2A"/>
    <w:rsid w:val="006E09BC"/>
    <w:rsid w:val="006E18BB"/>
    <w:rsid w:val="006E2D2E"/>
    <w:rsid w:val="006E4919"/>
    <w:rsid w:val="006F48A3"/>
    <w:rsid w:val="006F5058"/>
    <w:rsid w:val="0070597B"/>
    <w:rsid w:val="00710B1C"/>
    <w:rsid w:val="007115E6"/>
    <w:rsid w:val="00741505"/>
    <w:rsid w:val="00742F7E"/>
    <w:rsid w:val="0075038F"/>
    <w:rsid w:val="00756F0A"/>
    <w:rsid w:val="00757E9A"/>
    <w:rsid w:val="00763E85"/>
    <w:rsid w:val="007670AC"/>
    <w:rsid w:val="00774D92"/>
    <w:rsid w:val="007817CE"/>
    <w:rsid w:val="007826F3"/>
    <w:rsid w:val="00785393"/>
    <w:rsid w:val="00785869"/>
    <w:rsid w:val="00791D58"/>
    <w:rsid w:val="007B52BB"/>
    <w:rsid w:val="007B5BED"/>
    <w:rsid w:val="007C300C"/>
    <w:rsid w:val="007C49F5"/>
    <w:rsid w:val="007D03CA"/>
    <w:rsid w:val="007D7893"/>
    <w:rsid w:val="007E3AB7"/>
    <w:rsid w:val="007F40EE"/>
    <w:rsid w:val="007F41E6"/>
    <w:rsid w:val="007F4944"/>
    <w:rsid w:val="007F799C"/>
    <w:rsid w:val="00813766"/>
    <w:rsid w:val="008213AC"/>
    <w:rsid w:val="00830F99"/>
    <w:rsid w:val="008331ED"/>
    <w:rsid w:val="00833989"/>
    <w:rsid w:val="008475DD"/>
    <w:rsid w:val="008525A1"/>
    <w:rsid w:val="008559FF"/>
    <w:rsid w:val="008577BF"/>
    <w:rsid w:val="008660BE"/>
    <w:rsid w:val="00866DC2"/>
    <w:rsid w:val="008779E2"/>
    <w:rsid w:val="00892C2C"/>
    <w:rsid w:val="008A0BC7"/>
    <w:rsid w:val="008B1B45"/>
    <w:rsid w:val="008B6313"/>
    <w:rsid w:val="008B74ED"/>
    <w:rsid w:val="008D2AC1"/>
    <w:rsid w:val="008E6585"/>
    <w:rsid w:val="009162D8"/>
    <w:rsid w:val="0092412F"/>
    <w:rsid w:val="00935073"/>
    <w:rsid w:val="00935AF4"/>
    <w:rsid w:val="00947202"/>
    <w:rsid w:val="0095464E"/>
    <w:rsid w:val="009801D5"/>
    <w:rsid w:val="00983A02"/>
    <w:rsid w:val="00994271"/>
    <w:rsid w:val="00995C89"/>
    <w:rsid w:val="0099706D"/>
    <w:rsid w:val="009A5753"/>
    <w:rsid w:val="009B62F6"/>
    <w:rsid w:val="009B6D2C"/>
    <w:rsid w:val="009D18FC"/>
    <w:rsid w:val="009D546A"/>
    <w:rsid w:val="009E1D91"/>
    <w:rsid w:val="009E2231"/>
    <w:rsid w:val="009E5B67"/>
    <w:rsid w:val="009F0901"/>
    <w:rsid w:val="009F2360"/>
    <w:rsid w:val="009F3BFA"/>
    <w:rsid w:val="00A041B8"/>
    <w:rsid w:val="00A06CEB"/>
    <w:rsid w:val="00A414BC"/>
    <w:rsid w:val="00A437C7"/>
    <w:rsid w:val="00A45DD0"/>
    <w:rsid w:val="00A45E25"/>
    <w:rsid w:val="00A5129B"/>
    <w:rsid w:val="00A5611E"/>
    <w:rsid w:val="00A706EF"/>
    <w:rsid w:val="00A804E0"/>
    <w:rsid w:val="00A92601"/>
    <w:rsid w:val="00AA74D3"/>
    <w:rsid w:val="00AC6CF8"/>
    <w:rsid w:val="00AD0BCC"/>
    <w:rsid w:val="00AE73A3"/>
    <w:rsid w:val="00AE7816"/>
    <w:rsid w:val="00B015C4"/>
    <w:rsid w:val="00B02CA4"/>
    <w:rsid w:val="00B03E05"/>
    <w:rsid w:val="00B16510"/>
    <w:rsid w:val="00B22D9E"/>
    <w:rsid w:val="00B31B21"/>
    <w:rsid w:val="00B34665"/>
    <w:rsid w:val="00B36F17"/>
    <w:rsid w:val="00B422E2"/>
    <w:rsid w:val="00B43507"/>
    <w:rsid w:val="00B700C7"/>
    <w:rsid w:val="00B718F0"/>
    <w:rsid w:val="00B7469C"/>
    <w:rsid w:val="00B754A5"/>
    <w:rsid w:val="00B81D90"/>
    <w:rsid w:val="00B843B6"/>
    <w:rsid w:val="00B86CC9"/>
    <w:rsid w:val="00B8789D"/>
    <w:rsid w:val="00BA43D1"/>
    <w:rsid w:val="00BA7E93"/>
    <w:rsid w:val="00BB20CA"/>
    <w:rsid w:val="00BB2C73"/>
    <w:rsid w:val="00BB3490"/>
    <w:rsid w:val="00BB3A85"/>
    <w:rsid w:val="00BB5FFE"/>
    <w:rsid w:val="00BC26C3"/>
    <w:rsid w:val="00BC7994"/>
    <w:rsid w:val="00BE2CDC"/>
    <w:rsid w:val="00BE5F63"/>
    <w:rsid w:val="00BF0A41"/>
    <w:rsid w:val="00BF256A"/>
    <w:rsid w:val="00C0002A"/>
    <w:rsid w:val="00C0733B"/>
    <w:rsid w:val="00C10EEB"/>
    <w:rsid w:val="00C14E39"/>
    <w:rsid w:val="00C17B3F"/>
    <w:rsid w:val="00C244F9"/>
    <w:rsid w:val="00C27F1B"/>
    <w:rsid w:val="00C34FC9"/>
    <w:rsid w:val="00C37F5F"/>
    <w:rsid w:val="00C44677"/>
    <w:rsid w:val="00C62ABB"/>
    <w:rsid w:val="00C76ACE"/>
    <w:rsid w:val="00C879A7"/>
    <w:rsid w:val="00C928B2"/>
    <w:rsid w:val="00CA10C5"/>
    <w:rsid w:val="00CA4833"/>
    <w:rsid w:val="00CA63C0"/>
    <w:rsid w:val="00CB276E"/>
    <w:rsid w:val="00CC04F0"/>
    <w:rsid w:val="00CC277D"/>
    <w:rsid w:val="00CD0FBC"/>
    <w:rsid w:val="00CD2433"/>
    <w:rsid w:val="00CF370A"/>
    <w:rsid w:val="00D01F21"/>
    <w:rsid w:val="00D252DC"/>
    <w:rsid w:val="00D37703"/>
    <w:rsid w:val="00D443FE"/>
    <w:rsid w:val="00D57639"/>
    <w:rsid w:val="00D622E1"/>
    <w:rsid w:val="00D628DF"/>
    <w:rsid w:val="00D67354"/>
    <w:rsid w:val="00D81024"/>
    <w:rsid w:val="00D86021"/>
    <w:rsid w:val="00D96A08"/>
    <w:rsid w:val="00DA10E6"/>
    <w:rsid w:val="00DA7E2A"/>
    <w:rsid w:val="00DC05D3"/>
    <w:rsid w:val="00DC3D4B"/>
    <w:rsid w:val="00DC54AE"/>
    <w:rsid w:val="00DE60C5"/>
    <w:rsid w:val="00DE70E9"/>
    <w:rsid w:val="00DE7D7B"/>
    <w:rsid w:val="00DF479A"/>
    <w:rsid w:val="00DF6E68"/>
    <w:rsid w:val="00E0750B"/>
    <w:rsid w:val="00E17643"/>
    <w:rsid w:val="00E208D4"/>
    <w:rsid w:val="00E22242"/>
    <w:rsid w:val="00E23B4B"/>
    <w:rsid w:val="00E24E60"/>
    <w:rsid w:val="00E27963"/>
    <w:rsid w:val="00E467FA"/>
    <w:rsid w:val="00E6098D"/>
    <w:rsid w:val="00E62618"/>
    <w:rsid w:val="00E66A90"/>
    <w:rsid w:val="00E70DA5"/>
    <w:rsid w:val="00E72859"/>
    <w:rsid w:val="00E75B98"/>
    <w:rsid w:val="00E77600"/>
    <w:rsid w:val="00E80ED3"/>
    <w:rsid w:val="00E85C05"/>
    <w:rsid w:val="00E977A1"/>
    <w:rsid w:val="00EA68F8"/>
    <w:rsid w:val="00EB2958"/>
    <w:rsid w:val="00EB3495"/>
    <w:rsid w:val="00EB4B4A"/>
    <w:rsid w:val="00EC290E"/>
    <w:rsid w:val="00EC3498"/>
    <w:rsid w:val="00EC42E2"/>
    <w:rsid w:val="00EE6F24"/>
    <w:rsid w:val="00F04902"/>
    <w:rsid w:val="00F066F5"/>
    <w:rsid w:val="00F1382D"/>
    <w:rsid w:val="00F20EB8"/>
    <w:rsid w:val="00F37920"/>
    <w:rsid w:val="00F402FF"/>
    <w:rsid w:val="00F54257"/>
    <w:rsid w:val="00F57F1E"/>
    <w:rsid w:val="00F66020"/>
    <w:rsid w:val="00F7056C"/>
    <w:rsid w:val="00F70EB3"/>
    <w:rsid w:val="00F73522"/>
    <w:rsid w:val="00F737D8"/>
    <w:rsid w:val="00F81C5F"/>
    <w:rsid w:val="00F906E6"/>
    <w:rsid w:val="00F9163B"/>
    <w:rsid w:val="00F91FDD"/>
    <w:rsid w:val="00F9360F"/>
    <w:rsid w:val="00F94DF2"/>
    <w:rsid w:val="00FC4810"/>
    <w:rsid w:val="00FC52A8"/>
    <w:rsid w:val="00FC6FA1"/>
    <w:rsid w:val="00FD3864"/>
    <w:rsid w:val="00FE5C06"/>
    <w:rsid w:val="00FE6E8A"/>
    <w:rsid w:val="00FF3835"/>
    <w:rsid w:val="00FF4071"/>
    <w:rsid w:val="00FF5532"/>
    <w:rsid w:val="00FF5AC9"/>
    <w:rsid w:val="00FF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928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928B2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C928B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C928B2"/>
  </w:style>
  <w:style w:type="paragraph" w:styleId="Textodebloque">
    <w:name w:val="Block Text"/>
    <w:basedOn w:val="Normal"/>
    <w:rsid w:val="003A7B33"/>
    <w:pPr>
      <w:spacing w:line="216" w:lineRule="exact"/>
      <w:ind w:left="634" w:right="227" w:hanging="432"/>
      <w:jc w:val="both"/>
    </w:pPr>
    <w:rPr>
      <w:rFonts w:ascii="Arial" w:hAnsi="Arial"/>
    </w:rPr>
  </w:style>
  <w:style w:type="paragraph" w:styleId="Textoindependiente">
    <w:name w:val="Body Text"/>
    <w:basedOn w:val="Normal"/>
    <w:rsid w:val="003A7B33"/>
    <w:pPr>
      <w:spacing w:line="216" w:lineRule="exact"/>
      <w:ind w:right="227"/>
      <w:jc w:val="both"/>
    </w:pPr>
    <w:rPr>
      <w:rFonts w:ascii="Arial" w:hAnsi="Arial"/>
    </w:rPr>
  </w:style>
  <w:style w:type="character" w:styleId="Hipervnculo">
    <w:name w:val="Hyperlink"/>
    <w:basedOn w:val="Fuentedeprrafopredeter"/>
    <w:rsid w:val="00B16510"/>
    <w:rPr>
      <w:color w:val="0000FF"/>
      <w:u w:val="single"/>
    </w:rPr>
  </w:style>
  <w:style w:type="table" w:styleId="Tablaconcuadrcula">
    <w:name w:val="Table Grid"/>
    <w:basedOn w:val="Tablanormal"/>
    <w:rsid w:val="00506E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0970"/>
    <w:pPr>
      <w:ind w:left="708"/>
    </w:pPr>
  </w:style>
  <w:style w:type="paragraph" w:customStyle="1" w:styleId="ListaConVietas">
    <w:name w:val="Lista Con Viñetas"/>
    <w:basedOn w:val="Normal"/>
    <w:link w:val="ListaConVietasCar"/>
    <w:rsid w:val="005A24BC"/>
    <w:pPr>
      <w:numPr>
        <w:numId w:val="20"/>
      </w:numPr>
      <w:spacing w:after="180"/>
      <w:ind w:right="284"/>
      <w:jc w:val="both"/>
    </w:pPr>
    <w:rPr>
      <w:rFonts w:ascii="Arial" w:hAnsi="Arial"/>
    </w:rPr>
  </w:style>
  <w:style w:type="character" w:customStyle="1" w:styleId="ListaConVietasCar">
    <w:name w:val="Lista Con Viñetas Car"/>
    <w:basedOn w:val="Fuentedeprrafopredeter"/>
    <w:link w:val="ListaConVietas"/>
    <w:rsid w:val="005A24BC"/>
    <w:rPr>
      <w:rFonts w:ascii="Arial" w:hAnsi="Arial"/>
    </w:rPr>
  </w:style>
  <w:style w:type="paragraph" w:styleId="Listaconvietas0">
    <w:name w:val="List Bullet"/>
    <w:basedOn w:val="Normal"/>
    <w:rsid w:val="005A24BC"/>
    <w:pPr>
      <w:tabs>
        <w:tab w:val="num" w:pos="720"/>
      </w:tabs>
      <w:ind w:left="720" w:hanging="360"/>
      <w:contextualSpacing/>
    </w:pPr>
  </w:style>
  <w:style w:type="paragraph" w:styleId="Textodeglobo">
    <w:name w:val="Balloon Text"/>
    <w:basedOn w:val="Normal"/>
    <w:link w:val="TextodegloboCar"/>
    <w:rsid w:val="005A24B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A24BC"/>
    <w:rPr>
      <w:rFonts w:ascii="Tahoma" w:hAnsi="Tahoma" w:cs="Tahoma"/>
      <w:sz w:val="16"/>
      <w:szCs w:val="16"/>
    </w:rPr>
  </w:style>
  <w:style w:type="paragraph" w:styleId="Mapadeldocumento">
    <w:name w:val="Document Map"/>
    <w:basedOn w:val="Normal"/>
    <w:link w:val="MapadeldocumentoCar"/>
    <w:rsid w:val="002A328E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2A328E"/>
    <w:rPr>
      <w:rFonts w:ascii="Tahoma" w:hAnsi="Tahoma" w:cs="Tahoma"/>
      <w:sz w:val="16"/>
      <w:szCs w:val="16"/>
    </w:rPr>
  </w:style>
  <w:style w:type="paragraph" w:customStyle="1" w:styleId="EstiloEstiloconectorNegritaNegrita">
    <w:name w:val="Estilo Estilo conector + Negrita + Negrita"/>
    <w:basedOn w:val="Normal"/>
    <w:link w:val="EstiloEstiloconectorNegritaNegritaCarCar"/>
    <w:rsid w:val="00774D92"/>
    <w:pPr>
      <w:numPr>
        <w:numId w:val="23"/>
      </w:numPr>
      <w:spacing w:before="100" w:beforeAutospacing="1" w:after="100" w:afterAutospacing="1" w:line="360" w:lineRule="auto"/>
      <w:jc w:val="both"/>
    </w:pPr>
    <w:rPr>
      <w:rFonts w:ascii="Arial" w:hAnsi="Arial"/>
      <w:bCs/>
      <w:sz w:val="22"/>
    </w:rPr>
  </w:style>
  <w:style w:type="character" w:customStyle="1" w:styleId="EstiloEstiloconectorNegritaNegritaCarCar">
    <w:name w:val="Estilo Estilo conector + Negrita + Negrita Car Car"/>
    <w:basedOn w:val="Fuentedeprrafopredeter"/>
    <w:link w:val="EstiloEstiloconectorNegritaNegrita"/>
    <w:rsid w:val="00774D92"/>
    <w:rPr>
      <w:rFonts w:ascii="Arial" w:hAnsi="Arial"/>
      <w:bCs/>
      <w:sz w:val="22"/>
    </w:rPr>
  </w:style>
  <w:style w:type="paragraph" w:styleId="ndice1">
    <w:name w:val="index 1"/>
    <w:basedOn w:val="Normal"/>
    <w:next w:val="Normal"/>
    <w:autoRedefine/>
    <w:uiPriority w:val="99"/>
    <w:rsid w:val="000D41C9"/>
    <w:pPr>
      <w:ind w:left="200" w:hanging="2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928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928B2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C928B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C928B2"/>
  </w:style>
  <w:style w:type="paragraph" w:styleId="Textodebloque">
    <w:name w:val="Block Text"/>
    <w:basedOn w:val="Normal"/>
    <w:rsid w:val="003A7B33"/>
    <w:pPr>
      <w:spacing w:line="216" w:lineRule="exact"/>
      <w:ind w:left="634" w:right="227" w:hanging="432"/>
      <w:jc w:val="both"/>
    </w:pPr>
    <w:rPr>
      <w:rFonts w:ascii="Arial" w:hAnsi="Arial"/>
    </w:rPr>
  </w:style>
  <w:style w:type="paragraph" w:styleId="Textoindependiente">
    <w:name w:val="Body Text"/>
    <w:basedOn w:val="Normal"/>
    <w:rsid w:val="003A7B33"/>
    <w:pPr>
      <w:spacing w:line="216" w:lineRule="exact"/>
      <w:ind w:right="227"/>
      <w:jc w:val="both"/>
    </w:pPr>
    <w:rPr>
      <w:rFonts w:ascii="Arial" w:hAnsi="Arial"/>
    </w:rPr>
  </w:style>
  <w:style w:type="character" w:styleId="Hipervnculo">
    <w:name w:val="Hyperlink"/>
    <w:basedOn w:val="Fuentedeprrafopredeter"/>
    <w:rsid w:val="00B16510"/>
    <w:rPr>
      <w:color w:val="0000FF"/>
      <w:u w:val="single"/>
    </w:rPr>
  </w:style>
  <w:style w:type="table" w:styleId="Tablaconcuadrcula">
    <w:name w:val="Table Grid"/>
    <w:basedOn w:val="Tablanormal"/>
    <w:rsid w:val="00506E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0970"/>
    <w:pPr>
      <w:ind w:left="708"/>
    </w:pPr>
  </w:style>
  <w:style w:type="paragraph" w:customStyle="1" w:styleId="ListaConVietas">
    <w:name w:val="Lista Con Viñetas"/>
    <w:basedOn w:val="Normal"/>
    <w:link w:val="ListaConVietasCar"/>
    <w:rsid w:val="005A24BC"/>
    <w:pPr>
      <w:numPr>
        <w:numId w:val="20"/>
      </w:numPr>
      <w:spacing w:after="180"/>
      <w:ind w:right="284"/>
      <w:jc w:val="both"/>
    </w:pPr>
    <w:rPr>
      <w:rFonts w:ascii="Arial" w:hAnsi="Arial"/>
    </w:rPr>
  </w:style>
  <w:style w:type="character" w:customStyle="1" w:styleId="ListaConVietasCar">
    <w:name w:val="Lista Con Viñetas Car"/>
    <w:basedOn w:val="Fuentedeprrafopredeter"/>
    <w:link w:val="ListaConVietas"/>
    <w:rsid w:val="005A24BC"/>
    <w:rPr>
      <w:rFonts w:ascii="Arial" w:hAnsi="Arial"/>
    </w:rPr>
  </w:style>
  <w:style w:type="paragraph" w:styleId="Listaconvietas0">
    <w:name w:val="List Bullet"/>
    <w:basedOn w:val="Normal"/>
    <w:rsid w:val="005A24BC"/>
    <w:pPr>
      <w:tabs>
        <w:tab w:val="num" w:pos="720"/>
      </w:tabs>
      <w:ind w:left="720" w:hanging="360"/>
      <w:contextualSpacing/>
    </w:pPr>
  </w:style>
  <w:style w:type="paragraph" w:styleId="Textodeglobo">
    <w:name w:val="Balloon Text"/>
    <w:basedOn w:val="Normal"/>
    <w:link w:val="TextodegloboCar"/>
    <w:rsid w:val="005A24B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A24BC"/>
    <w:rPr>
      <w:rFonts w:ascii="Tahoma" w:hAnsi="Tahoma" w:cs="Tahoma"/>
      <w:sz w:val="16"/>
      <w:szCs w:val="16"/>
    </w:rPr>
  </w:style>
  <w:style w:type="paragraph" w:styleId="Mapadeldocumento">
    <w:name w:val="Document Map"/>
    <w:basedOn w:val="Normal"/>
    <w:link w:val="MapadeldocumentoCar"/>
    <w:rsid w:val="002A328E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2A328E"/>
    <w:rPr>
      <w:rFonts w:ascii="Tahoma" w:hAnsi="Tahoma" w:cs="Tahoma"/>
      <w:sz w:val="16"/>
      <w:szCs w:val="16"/>
    </w:rPr>
  </w:style>
  <w:style w:type="paragraph" w:customStyle="1" w:styleId="EstiloEstiloconectorNegritaNegrita">
    <w:name w:val="Estilo Estilo conector + Negrita + Negrita"/>
    <w:basedOn w:val="Normal"/>
    <w:link w:val="EstiloEstiloconectorNegritaNegritaCarCar"/>
    <w:rsid w:val="00774D92"/>
    <w:pPr>
      <w:numPr>
        <w:numId w:val="23"/>
      </w:numPr>
      <w:spacing w:before="100" w:beforeAutospacing="1" w:after="100" w:afterAutospacing="1" w:line="360" w:lineRule="auto"/>
      <w:jc w:val="both"/>
    </w:pPr>
    <w:rPr>
      <w:rFonts w:ascii="Arial" w:hAnsi="Arial"/>
      <w:bCs/>
      <w:sz w:val="22"/>
    </w:rPr>
  </w:style>
  <w:style w:type="character" w:customStyle="1" w:styleId="EstiloEstiloconectorNegritaNegritaCarCar">
    <w:name w:val="Estilo Estilo conector + Negrita + Negrita Car Car"/>
    <w:basedOn w:val="Fuentedeprrafopredeter"/>
    <w:link w:val="EstiloEstiloconectorNegritaNegrita"/>
    <w:rsid w:val="00774D92"/>
    <w:rPr>
      <w:rFonts w:ascii="Arial" w:hAnsi="Arial"/>
      <w:bCs/>
      <w:sz w:val="22"/>
    </w:rPr>
  </w:style>
  <w:style w:type="paragraph" w:styleId="ndice1">
    <w:name w:val="index 1"/>
    <w:basedOn w:val="Normal"/>
    <w:next w:val="Normal"/>
    <w:autoRedefine/>
    <w:uiPriority w:val="99"/>
    <w:rsid w:val="000D41C9"/>
    <w:pPr>
      <w:ind w:left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25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D4DAD6-C635-4133-B000-4E4112B8E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1784</Words>
  <Characters>9815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IT Español</vt:lpstr>
    </vt:vector>
  </TitlesOfParts>
  <Company>Intecsa Uhde Industrial , S.A.</Company>
  <LinksUpToDate>false</LinksUpToDate>
  <CharactersWithSpaces>11576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Español</dc:title>
  <dc:creator>Mª Fernanda Verdú</dc:creator>
  <dc:description>FORMATOS PLANTILLAS TTAL GID_Español. Los anexos en excel están en el archivo IT-CD-01_E_Anexos_R01.XLS</dc:description>
  <cp:lastModifiedBy>Sistemas de Información</cp:lastModifiedBy>
  <cp:revision>4</cp:revision>
  <cp:lastPrinted>2017-11-16T08:59:00Z</cp:lastPrinted>
  <dcterms:created xsi:type="dcterms:W3CDTF">2017-11-16T08:59:00Z</dcterms:created>
  <dcterms:modified xsi:type="dcterms:W3CDTF">2017-11-16T08:59:00Z</dcterms:modified>
</cp:coreProperties>
</file>